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663.1689453125" w:line="240" w:lineRule="auto"/>
        <w:ind w:left="3212.9800415039062" w:firstLine="0"/>
        <w:rPr/>
      </w:pPr>
      <w:r w:rsidDel="00000000" w:rsidR="00000000" w:rsidRPr="00000000">
        <w:rPr/>
        <w:drawing>
          <wp:inline distB="19050" distT="19050" distL="19050" distR="19050">
            <wp:extent cx="1425251" cy="650450"/>
            <wp:effectExtent b="0" l="0" r="0" t="0"/>
            <wp:docPr id="1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425251" cy="6504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663.1689453125" w:line="240" w:lineRule="auto"/>
        <w:ind w:left="3212.9800415039062" w:firstLine="0"/>
        <w:jc w:val="both"/>
        <w:rPr>
          <w:rFonts w:ascii="Times New Roman" w:cs="Times New Roman" w:eastAsia="Times New Roman" w:hAnsi="Times New Roman"/>
          <w:b w:val="1"/>
          <w:color w:val="0b5394"/>
          <w:sz w:val="46"/>
          <w:szCs w:val="46"/>
        </w:rPr>
      </w:pPr>
      <w:r w:rsidDel="00000000" w:rsidR="00000000" w:rsidRPr="00000000">
        <w:rPr>
          <w:rFonts w:ascii="Times New Roman" w:cs="Times New Roman" w:eastAsia="Times New Roman" w:hAnsi="Times New Roman"/>
          <w:b w:val="1"/>
          <w:color w:val="0b5394"/>
          <w:sz w:val="46"/>
          <w:szCs w:val="46"/>
          <w:rtl w:val="0"/>
        </w:rPr>
        <w:t xml:space="preserve">TimeWise</w:t>
      </w:r>
    </w:p>
    <w:p w:rsidR="00000000" w:rsidDel="00000000" w:rsidP="00000000" w:rsidRDefault="00000000" w:rsidRPr="00000000" w14:paraId="00000003">
      <w:pPr>
        <w:widowControl w:val="0"/>
        <w:spacing w:before="663.1689453125" w:line="240" w:lineRule="auto"/>
        <w:ind w:left="0" w:firstLine="0"/>
        <w:jc w:val="both"/>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color w:val="0b5394"/>
          <w:sz w:val="46"/>
          <w:szCs w:val="46"/>
          <w:rtl w:val="0"/>
        </w:rPr>
        <w:t xml:space="preserve">                  </w:t>
      </w:r>
      <w:r w:rsidDel="00000000" w:rsidR="00000000" w:rsidRPr="00000000">
        <w:rPr>
          <w:rFonts w:ascii="Times New Roman" w:cs="Times New Roman" w:eastAsia="Times New Roman" w:hAnsi="Times New Roman"/>
          <w:b w:val="1"/>
          <w:sz w:val="50"/>
          <w:szCs w:val="50"/>
          <w:rtl w:val="0"/>
        </w:rPr>
        <w:t xml:space="preserve">SPL-02 Project Report</w:t>
      </w:r>
    </w:p>
    <w:p w:rsidR="00000000" w:rsidDel="00000000" w:rsidP="00000000" w:rsidRDefault="00000000" w:rsidRPr="00000000" w14:paraId="00000004">
      <w:pPr>
        <w:widowControl w:val="0"/>
        <w:spacing w:before="65.262451171875" w:line="240" w:lineRule="auto"/>
        <w:ind w:left="1066.8400573730469" w:firstLine="0"/>
        <w:jc w:val="both"/>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5">
      <w:pPr>
        <w:widowControl w:val="0"/>
        <w:spacing w:before="1179.4012451171875" w:line="240" w:lineRule="auto"/>
        <w:jc w:val="both"/>
        <w:rPr>
          <w:rFonts w:ascii="Verdana" w:cs="Verdana" w:eastAsia="Verdana" w:hAnsi="Verdana"/>
          <w:b w:val="1"/>
          <w:sz w:val="28"/>
          <w:szCs w:val="28"/>
        </w:rPr>
      </w:pPr>
      <w:r w:rsidDel="00000000" w:rsidR="00000000" w:rsidRPr="00000000">
        <w:rPr>
          <w:rFonts w:ascii="Verdana" w:cs="Verdana" w:eastAsia="Verdana" w:hAnsi="Verdana"/>
          <w:b w:val="1"/>
          <w:sz w:val="32"/>
          <w:szCs w:val="32"/>
          <w:rtl w:val="0"/>
        </w:rPr>
        <w:t xml:space="preserve">                             </w:t>
      </w:r>
      <w:r w:rsidDel="00000000" w:rsidR="00000000" w:rsidRPr="00000000">
        <w:rPr>
          <w:rFonts w:ascii="Verdana" w:cs="Verdana" w:eastAsia="Verdana" w:hAnsi="Verdana"/>
          <w:b w:val="1"/>
          <w:sz w:val="28"/>
          <w:szCs w:val="28"/>
          <w:rtl w:val="0"/>
        </w:rPr>
        <w:t xml:space="preserve">      Submitted By </w:t>
      </w:r>
    </w:p>
    <w:p w:rsidR="00000000" w:rsidDel="00000000" w:rsidP="00000000" w:rsidRDefault="00000000" w:rsidRPr="00000000" w14:paraId="00000006">
      <w:pPr>
        <w:widowControl w:val="0"/>
        <w:spacing w:before="197.2119140625" w:line="240" w:lineRule="auto"/>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Abdus Salam Islam Badhon (BSSE 1401) </w:t>
      </w:r>
    </w:p>
    <w:p w:rsidR="00000000" w:rsidDel="00000000" w:rsidP="00000000" w:rsidRDefault="00000000" w:rsidRPr="00000000" w14:paraId="00000007">
      <w:pPr>
        <w:widowControl w:val="0"/>
        <w:spacing w:before="197.213134765625" w:line="240" w:lineRule="auto"/>
        <w:ind w:left="720" w:firstLine="720"/>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Md. Nahidur Rahman Nahid (BSSE 1429)                       </w:t>
      </w:r>
    </w:p>
    <w:p w:rsidR="00000000" w:rsidDel="00000000" w:rsidP="00000000" w:rsidRDefault="00000000" w:rsidRPr="00000000" w14:paraId="00000008">
      <w:pPr>
        <w:widowControl w:val="0"/>
        <w:spacing w:before="197.213134765625" w:line="240" w:lineRule="auto"/>
        <w:ind w:left="2880" w:firstLine="72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Supervised By </w:t>
      </w:r>
    </w:p>
    <w:p w:rsidR="00000000" w:rsidDel="00000000" w:rsidP="00000000" w:rsidRDefault="00000000" w:rsidRPr="00000000" w14:paraId="00000009">
      <w:pPr>
        <w:widowControl w:val="0"/>
        <w:spacing w:before="197.2125244140625" w:line="240" w:lineRule="auto"/>
        <w:ind w:left="1808.3261108398438" w:firstLine="0"/>
        <w:jc w:val="both"/>
        <w:rPr>
          <w:rFonts w:ascii="Verdana" w:cs="Verdana" w:eastAsia="Verdana" w:hAnsi="Verdana"/>
          <w:sz w:val="32"/>
          <w:szCs w:val="32"/>
        </w:rPr>
      </w:pPr>
      <w:r w:rsidDel="00000000" w:rsidR="00000000" w:rsidRPr="00000000">
        <w:rPr>
          <w:rFonts w:ascii="Verdana" w:cs="Verdana" w:eastAsia="Verdana" w:hAnsi="Verdana"/>
          <w:sz w:val="28"/>
          <w:szCs w:val="28"/>
          <w:rtl w:val="0"/>
        </w:rPr>
        <w:t xml:space="preserve">               </w:t>
      </w:r>
      <w:r w:rsidDel="00000000" w:rsidR="00000000" w:rsidRPr="00000000">
        <w:rPr>
          <w:sz w:val="30"/>
          <w:szCs w:val="30"/>
          <w:rtl w:val="0"/>
        </w:rPr>
        <w:t xml:space="preserve">Mridha Md Nafis Fuad</w:t>
      </w:r>
      <w:r w:rsidDel="00000000" w:rsidR="00000000" w:rsidRPr="00000000">
        <w:rPr>
          <w:rFonts w:ascii="Verdana" w:cs="Verdana" w:eastAsia="Verdana" w:hAnsi="Verdana"/>
          <w:sz w:val="32"/>
          <w:szCs w:val="32"/>
          <w:rtl w:val="0"/>
        </w:rPr>
        <w:t xml:space="preserve"> </w:t>
      </w:r>
    </w:p>
    <w:p w:rsidR="00000000" w:rsidDel="00000000" w:rsidP="00000000" w:rsidRDefault="00000000" w:rsidRPr="00000000" w14:paraId="0000000A">
      <w:pPr>
        <w:widowControl w:val="0"/>
        <w:spacing w:before="197.2100830078125" w:line="240" w:lineRule="auto"/>
        <w:ind w:left="2917.4398803710938" w:firstLine="0"/>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Lecturer, IIT, DU </w:t>
      </w:r>
    </w:p>
    <w:p w:rsidR="00000000" w:rsidDel="00000000" w:rsidP="00000000" w:rsidRDefault="00000000" w:rsidRPr="00000000" w14:paraId="0000000B">
      <w:pPr>
        <w:widowControl w:val="0"/>
        <w:spacing w:before="197.2100830078125" w:line="240" w:lineRule="auto"/>
        <w:ind w:left="2917.4398803710938"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0C">
      <w:pPr>
        <w:widowControl w:val="0"/>
        <w:spacing w:before="197.213134765625"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0D">
      <w:pPr>
        <w:widowControl w:val="0"/>
        <w:spacing w:before="197.213134765625"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0E">
      <w:pPr>
        <w:widowControl w:val="0"/>
        <w:spacing w:before="197.213134765625"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0F">
      <w:pPr>
        <w:widowControl w:val="0"/>
        <w:spacing w:before="197.213134765625" w:line="240" w:lineRule="auto"/>
        <w:rPr>
          <w:rFonts w:ascii="Verdana" w:cs="Verdana" w:eastAsia="Verdana" w:hAnsi="Verdana"/>
          <w:b w:val="1"/>
          <w:sz w:val="28"/>
          <w:szCs w:val="28"/>
        </w:rPr>
      </w:pP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b w:val="1"/>
          <w:sz w:val="28"/>
          <w:szCs w:val="28"/>
          <w:rtl w:val="0"/>
        </w:rPr>
        <w:t xml:space="preserve">__________________</w:t>
      </w:r>
    </w:p>
    <w:p w:rsidR="00000000" w:rsidDel="00000000" w:rsidP="00000000" w:rsidRDefault="00000000" w:rsidRPr="00000000" w14:paraId="00000010">
      <w:pPr>
        <w:widowControl w:val="0"/>
        <w:spacing w:before="197.213134765625" w:line="240" w:lineRule="auto"/>
        <w:rPr>
          <w:rFonts w:ascii="Verdana" w:cs="Verdana" w:eastAsia="Verdana" w:hAnsi="Verdana"/>
          <w:sz w:val="28"/>
          <w:szCs w:val="28"/>
        </w:rPr>
      </w:pPr>
      <w:r w:rsidDel="00000000" w:rsidR="00000000" w:rsidRPr="00000000">
        <w:rPr>
          <w:rFonts w:ascii="Verdana" w:cs="Verdana" w:eastAsia="Verdana" w:hAnsi="Verdana"/>
          <w:b w:val="1"/>
          <w:sz w:val="28"/>
          <w:szCs w:val="28"/>
          <w:rtl w:val="0"/>
        </w:rPr>
        <w:t xml:space="preserve">                                              Supervisor’s Signature </w:t>
      </w:r>
      <w:r w:rsidDel="00000000" w:rsidR="00000000" w:rsidRPr="00000000">
        <w:rPr>
          <w:rtl w:val="0"/>
        </w:rPr>
      </w:r>
    </w:p>
    <w:p w:rsidR="00000000" w:rsidDel="00000000" w:rsidP="00000000" w:rsidRDefault="00000000" w:rsidRPr="00000000" w14:paraId="00000011">
      <w:pPr>
        <w:widowControl w:val="0"/>
        <w:spacing w:before="197.213134765625"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12">
      <w:pPr>
        <w:rPr>
          <w:b w:val="1"/>
          <w:color w:val="3c78d8"/>
          <w:sz w:val="32"/>
          <w:szCs w:val="32"/>
        </w:rPr>
      </w:pPr>
      <w:r w:rsidDel="00000000" w:rsidR="00000000" w:rsidRPr="00000000">
        <w:rPr>
          <w:b w:val="1"/>
          <w:color w:val="3c78d8"/>
          <w:sz w:val="32"/>
          <w:szCs w:val="32"/>
          <w:rtl w:val="0"/>
        </w:rPr>
        <w:t xml:space="preserve">Table of Contents</w:t>
      </w:r>
    </w:p>
    <w:p w:rsidR="00000000" w:rsidDel="00000000" w:rsidP="00000000" w:rsidRDefault="00000000" w:rsidRPr="00000000" w14:paraId="00000013">
      <w:pPr>
        <w:rPr>
          <w:b w:val="1"/>
          <w:color w:val="3c78d8"/>
          <w:sz w:val="32"/>
          <w:szCs w:val="32"/>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Introduction......................................................................................................................4</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Inception Report………………….....................................................................................5</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Elicitation Report…………………….................................................................................7</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Normal Requirements......................................................................................................7</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Expected Requirements...................................................................................................8</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Exciting Requirement:......................................................................................................8</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User Story……………………………………………………………………………………… 8</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Scenario Based Modeling ………....................................................................................8</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Use Case Diagram :Timewise........................................................................................16</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0............................................................................................................................16</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1............................................................................................................................16</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1.1.........................................................................................................................17</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1.2.........................................................................................................................18</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1.3.........................................................................................................................19</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1.4.........................................................................................................................20</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1.5.........................................................................................................................22</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1.6.........................................................................................................................22</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1.7.........................................................................................................................24</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1.8.........................................................................................................................24</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Activity Diagram : TimeWise...…………………………………………………….…………25</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1..…………………………………………………………………………………………25</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Level 1.1………………………………………………………………………………………..26</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Swimlane Diagram: TimeWise….……………………………………………….…………...27</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Data Based Modelling....................................................................................................29</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Collections Schema………:............................................................................................34</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CR Diagram……...………:..............................................................................................44</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Class Based Modeling:TimeWise:..................................................................................46</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Class Card……...………:................................................................................................56</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CRC Diagram...………:..................................................................................................69</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Behavioral Modeling...………:........................................................................................70</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State Transition Diagram …:..........................................................................................70</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Sequence Diagram …:...................................................................................................74</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Data flow diagram(DFD) …:...........................................................................................76</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Background of the project …:.........................................................................................79</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Key features description of the project...........................................................................80</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Implementation…………………………...........................................................................81</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User Manual….…………………………...........................................................................96</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Challenges Faced……………………….........................................................................99</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color w:val="1f1f1f"/>
          <w:sz w:val="24"/>
          <w:szCs w:val="24"/>
          <w:rtl w:val="0"/>
        </w:rPr>
        <w:t xml:space="preserve">Future Scope,Conclusion and Reference…………......................................................100</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240" w:lineRule="auto"/>
        <w:rPr>
          <w:color w:val="1f1f1f"/>
          <w:sz w:val="24"/>
          <w:szCs w:val="24"/>
        </w:rPr>
      </w:pPr>
      <w:r w:rsidDel="00000000" w:rsidR="00000000" w:rsidRPr="00000000">
        <w:rPr>
          <w:rtl w:val="0"/>
        </w:rPr>
      </w:r>
    </w:p>
    <w:p w:rsidR="00000000" w:rsidDel="00000000" w:rsidP="00000000" w:rsidRDefault="00000000" w:rsidRPr="00000000" w14:paraId="00000044">
      <w:pPr>
        <w:jc w:val="both"/>
        <w:rPr>
          <w:color w:val="4a86e8"/>
          <w:sz w:val="30"/>
          <w:szCs w:val="30"/>
        </w:rPr>
      </w:pPr>
      <w:r w:rsidDel="00000000" w:rsidR="00000000" w:rsidRPr="00000000">
        <w:rPr>
          <w:color w:val="4a86e8"/>
          <w:sz w:val="30"/>
          <w:szCs w:val="30"/>
          <w:rtl w:val="0"/>
        </w:rPr>
        <w:t xml:space="preserve">Introduction: </w:t>
      </w:r>
    </w:p>
    <w:p w:rsidR="00000000" w:rsidDel="00000000" w:rsidP="00000000" w:rsidRDefault="00000000" w:rsidRPr="00000000" w14:paraId="00000045">
      <w:pPr>
        <w:jc w:val="both"/>
        <w:rPr>
          <w:sz w:val="26"/>
          <w:szCs w:val="26"/>
        </w:rPr>
      </w:pPr>
      <w:r w:rsidDel="00000000" w:rsidR="00000000" w:rsidRPr="00000000">
        <w:rPr>
          <w:sz w:val="26"/>
          <w:szCs w:val="26"/>
          <w:rtl w:val="0"/>
        </w:rPr>
        <w:t xml:space="preserve">Welcome to the Software Requirements Specification(SRS) for TimeWise, a productivity management tool through task management. This document highlights the functionalities and requirements of the tool. This document will firstly begin by addressing the inception and elicitation report of TimeWise.Then it will address different modelings like scenario based modelings, database modeling, class based modeling , behavioral modeling . Then finally this document will address the data flow diagram. Finally we will have the user manual to help users navigate through the site.</w:t>
      </w:r>
    </w:p>
    <w:p w:rsidR="00000000" w:rsidDel="00000000" w:rsidP="00000000" w:rsidRDefault="00000000" w:rsidRPr="00000000" w14:paraId="00000046">
      <w:pPr>
        <w:jc w:val="both"/>
        <w:rPr>
          <w:sz w:val="26"/>
          <w:szCs w:val="26"/>
        </w:rPr>
      </w:pPr>
      <w:r w:rsidDel="00000000" w:rsidR="00000000" w:rsidRPr="00000000">
        <w:rPr>
          <w:rtl w:val="0"/>
        </w:rPr>
      </w:r>
    </w:p>
    <w:p w:rsidR="00000000" w:rsidDel="00000000" w:rsidP="00000000" w:rsidRDefault="00000000" w:rsidRPr="00000000" w14:paraId="00000047">
      <w:pPr>
        <w:jc w:val="both"/>
        <w:rPr>
          <w:color w:val="4a86e8"/>
          <w:sz w:val="30"/>
          <w:szCs w:val="30"/>
        </w:rPr>
      </w:pPr>
      <w:r w:rsidDel="00000000" w:rsidR="00000000" w:rsidRPr="00000000">
        <w:rPr>
          <w:color w:val="4a86e8"/>
          <w:sz w:val="30"/>
          <w:szCs w:val="30"/>
          <w:rtl w:val="0"/>
        </w:rPr>
        <w:t xml:space="preserve">Purpose and Motivation:</w:t>
      </w:r>
    </w:p>
    <w:p w:rsidR="00000000" w:rsidDel="00000000" w:rsidP="00000000" w:rsidRDefault="00000000" w:rsidRPr="00000000" w14:paraId="00000048">
      <w:pPr>
        <w:jc w:val="both"/>
        <w:rPr>
          <w:sz w:val="26"/>
          <w:szCs w:val="26"/>
        </w:rPr>
      </w:pPr>
      <w:r w:rsidDel="00000000" w:rsidR="00000000" w:rsidRPr="00000000">
        <w:rPr>
          <w:sz w:val="26"/>
          <w:szCs w:val="26"/>
          <w:rtl w:val="0"/>
        </w:rPr>
        <w:t xml:space="preserve">The main purpose of TimeWise is to help users manage their tasks in a proper way to become more productive. In this era of social media distractions, a tool that organizes daily tasks with proper timings and deadlines along with time to time reminders can lessen procrastination and can make daily activities more manageable.</w:t>
      </w:r>
    </w:p>
    <w:p w:rsidR="00000000" w:rsidDel="00000000" w:rsidP="00000000" w:rsidRDefault="00000000" w:rsidRPr="00000000" w14:paraId="00000049">
      <w:pPr>
        <w:jc w:val="both"/>
        <w:rPr>
          <w:sz w:val="26"/>
          <w:szCs w:val="26"/>
        </w:rPr>
      </w:pPr>
      <w:r w:rsidDel="00000000" w:rsidR="00000000" w:rsidRPr="00000000">
        <w:rPr>
          <w:rtl w:val="0"/>
        </w:rPr>
      </w:r>
    </w:p>
    <w:p w:rsidR="00000000" w:rsidDel="00000000" w:rsidP="00000000" w:rsidRDefault="00000000" w:rsidRPr="00000000" w14:paraId="0000004A">
      <w:pPr>
        <w:jc w:val="both"/>
        <w:rPr>
          <w:color w:val="4a86e8"/>
          <w:sz w:val="28"/>
          <w:szCs w:val="28"/>
        </w:rPr>
      </w:pPr>
      <w:r w:rsidDel="00000000" w:rsidR="00000000" w:rsidRPr="00000000">
        <w:rPr>
          <w:color w:val="4a86e8"/>
          <w:sz w:val="28"/>
          <w:szCs w:val="28"/>
          <w:rtl w:val="0"/>
        </w:rPr>
        <w:t xml:space="preserve">Intended Audience:</w:t>
      </w:r>
    </w:p>
    <w:p w:rsidR="00000000" w:rsidDel="00000000" w:rsidP="00000000" w:rsidRDefault="00000000" w:rsidRPr="00000000" w14:paraId="0000004B">
      <w:pPr>
        <w:jc w:val="both"/>
        <w:rPr>
          <w:sz w:val="26"/>
          <w:szCs w:val="26"/>
        </w:rPr>
      </w:pPr>
      <w:r w:rsidDel="00000000" w:rsidR="00000000" w:rsidRPr="00000000">
        <w:rPr>
          <w:sz w:val="26"/>
          <w:szCs w:val="26"/>
          <w:rtl w:val="0"/>
        </w:rPr>
        <w:t xml:space="preserve">All the reports,modeling and diagrams used in this SRS can give a proper and clear idea about our tool which can be helpful for software developers,stakeholders,system architects, project managers, quality assurance professionals,end users as well as someone who is interested about the functioning of TimeWise.</w:t>
      </w:r>
    </w:p>
    <w:p w:rsidR="00000000" w:rsidDel="00000000" w:rsidP="00000000" w:rsidRDefault="00000000" w:rsidRPr="00000000" w14:paraId="0000004C">
      <w:pPr>
        <w:jc w:val="both"/>
        <w:rPr>
          <w:sz w:val="26"/>
          <w:szCs w:val="26"/>
        </w:rPr>
      </w:pPr>
      <w:r w:rsidDel="00000000" w:rsidR="00000000" w:rsidRPr="00000000">
        <w:rPr>
          <w:rtl w:val="0"/>
        </w:rPr>
      </w:r>
    </w:p>
    <w:p w:rsidR="00000000" w:rsidDel="00000000" w:rsidP="00000000" w:rsidRDefault="00000000" w:rsidRPr="00000000" w14:paraId="0000004D">
      <w:pPr>
        <w:jc w:val="both"/>
        <w:rPr>
          <w:color w:val="4a86e8"/>
          <w:sz w:val="30"/>
          <w:szCs w:val="30"/>
        </w:rPr>
      </w:pPr>
      <w:r w:rsidDel="00000000" w:rsidR="00000000" w:rsidRPr="00000000">
        <w:rPr>
          <w:color w:val="4a86e8"/>
          <w:sz w:val="30"/>
          <w:szCs w:val="30"/>
          <w:rtl w:val="0"/>
        </w:rPr>
        <w:t xml:space="preserve">Conclusion:</w:t>
      </w:r>
    </w:p>
    <w:p w:rsidR="00000000" w:rsidDel="00000000" w:rsidP="00000000" w:rsidRDefault="00000000" w:rsidRPr="00000000" w14:paraId="0000004E">
      <w:pPr>
        <w:jc w:val="both"/>
        <w:rPr>
          <w:sz w:val="26"/>
          <w:szCs w:val="26"/>
        </w:rPr>
      </w:pPr>
      <w:r w:rsidDel="00000000" w:rsidR="00000000" w:rsidRPr="00000000">
        <w:rPr>
          <w:sz w:val="26"/>
          <w:szCs w:val="26"/>
          <w:rtl w:val="0"/>
        </w:rPr>
        <w:t xml:space="preserve">In conclusion we the creators of the tool Abdus Salam Islam Badhon (</w:t>
      </w:r>
      <w:hyperlink r:id="rId7">
        <w:r w:rsidDel="00000000" w:rsidR="00000000" w:rsidRPr="00000000">
          <w:rPr>
            <w:color w:val="1155cc"/>
            <w:sz w:val="26"/>
            <w:szCs w:val="26"/>
            <w:u w:val="single"/>
            <w:rtl w:val="0"/>
          </w:rPr>
          <w:t xml:space="preserve">bsse1401@iit.du.ac.bd</w:t>
        </w:r>
      </w:hyperlink>
      <w:r w:rsidDel="00000000" w:rsidR="00000000" w:rsidRPr="00000000">
        <w:rPr>
          <w:sz w:val="26"/>
          <w:szCs w:val="26"/>
          <w:rtl w:val="0"/>
        </w:rPr>
        <w:t xml:space="preserve">) and Md Nahidur Rahman Nahid  (</w:t>
      </w:r>
      <w:hyperlink r:id="rId8">
        <w:r w:rsidDel="00000000" w:rsidR="00000000" w:rsidRPr="00000000">
          <w:rPr>
            <w:color w:val="1155cc"/>
            <w:sz w:val="26"/>
            <w:szCs w:val="26"/>
            <w:u w:val="single"/>
            <w:rtl w:val="0"/>
          </w:rPr>
          <w:t xml:space="preserve">bsse1429@iit.du.ac.bd</w:t>
        </w:r>
      </w:hyperlink>
      <w:r w:rsidDel="00000000" w:rsidR="00000000" w:rsidRPr="00000000">
        <w:rPr>
          <w:sz w:val="26"/>
          <w:szCs w:val="26"/>
          <w:rtl w:val="0"/>
        </w:rPr>
        <w:t xml:space="preserve">) believe that this SRS will help the intended audience to get the clear understanding of our tool. And we are also grateful to our supervisor Mridha Md Nafis Fuad(</w:t>
      </w:r>
      <w:hyperlink r:id="rId9">
        <w:r w:rsidDel="00000000" w:rsidR="00000000" w:rsidRPr="00000000">
          <w:rPr>
            <w:color w:val="1155cc"/>
            <w:sz w:val="26"/>
            <w:szCs w:val="26"/>
            <w:u w:val="single"/>
            <w:rtl w:val="0"/>
          </w:rPr>
          <w:t xml:space="preserve">fuad@iit.du.ac.bd</w:t>
        </w:r>
      </w:hyperlink>
      <w:r w:rsidDel="00000000" w:rsidR="00000000" w:rsidRPr="00000000">
        <w:rPr>
          <w:sz w:val="26"/>
          <w:szCs w:val="26"/>
          <w:rtl w:val="0"/>
        </w:rPr>
        <w:t xml:space="preserve">) sir for guiding us regarding the project.</w:t>
      </w:r>
    </w:p>
    <w:p w:rsidR="00000000" w:rsidDel="00000000" w:rsidP="00000000" w:rsidRDefault="00000000" w:rsidRPr="00000000" w14:paraId="0000004F">
      <w:pPr>
        <w:jc w:val="both"/>
        <w:rPr>
          <w:color w:val="4a86e8"/>
          <w:sz w:val="30"/>
          <w:szCs w:val="30"/>
        </w:rPr>
      </w:pPr>
      <w:r w:rsidDel="00000000" w:rsidR="00000000" w:rsidRPr="00000000">
        <w:rPr>
          <w:rtl w:val="0"/>
        </w:rPr>
      </w:r>
    </w:p>
    <w:p w:rsidR="00000000" w:rsidDel="00000000" w:rsidP="00000000" w:rsidRDefault="00000000" w:rsidRPr="00000000" w14:paraId="00000050">
      <w:pPr>
        <w:jc w:val="both"/>
        <w:rPr>
          <w:color w:val="4a86e8"/>
          <w:sz w:val="30"/>
          <w:szCs w:val="30"/>
        </w:rPr>
      </w:pPr>
      <w:r w:rsidDel="00000000" w:rsidR="00000000" w:rsidRPr="00000000">
        <w:rPr>
          <w:color w:val="4a86e8"/>
          <w:sz w:val="30"/>
          <w:szCs w:val="30"/>
          <w:rtl w:val="0"/>
        </w:rPr>
        <w:t xml:space="preserve">1. Inception Report:</w:t>
      </w:r>
    </w:p>
    <w:p w:rsidR="00000000" w:rsidDel="00000000" w:rsidP="00000000" w:rsidRDefault="00000000" w:rsidRPr="00000000" w14:paraId="00000051">
      <w:pPr>
        <w:ind w:left="0" w:firstLine="0"/>
        <w:jc w:val="both"/>
        <w:rPr>
          <w:color w:val="4a86e8"/>
          <w:sz w:val="30"/>
          <w:szCs w:val="30"/>
        </w:rPr>
      </w:pPr>
      <w:r w:rsidDel="00000000" w:rsidR="00000000" w:rsidRPr="00000000">
        <w:rPr>
          <w:rtl w:val="0"/>
        </w:rPr>
      </w:r>
    </w:p>
    <w:p w:rsidR="00000000" w:rsidDel="00000000" w:rsidP="00000000" w:rsidRDefault="00000000" w:rsidRPr="00000000" w14:paraId="00000052">
      <w:pPr>
        <w:ind w:left="0" w:firstLine="0"/>
        <w:jc w:val="both"/>
        <w:rPr>
          <w:color w:val="4a86e8"/>
          <w:sz w:val="28"/>
          <w:szCs w:val="28"/>
        </w:rPr>
      </w:pPr>
      <w:r w:rsidDel="00000000" w:rsidR="00000000" w:rsidRPr="00000000">
        <w:rPr>
          <w:color w:val="4a86e8"/>
          <w:sz w:val="28"/>
          <w:szCs w:val="28"/>
          <w:rtl w:val="0"/>
        </w:rPr>
        <w:t xml:space="preserve">1.1 Project Overview and Objectives</w:t>
      </w:r>
    </w:p>
    <w:p w:rsidR="00000000" w:rsidDel="00000000" w:rsidP="00000000" w:rsidRDefault="00000000" w:rsidRPr="00000000" w14:paraId="00000053">
      <w:pPr>
        <w:ind w:left="0" w:firstLine="0"/>
        <w:jc w:val="both"/>
        <w:rPr>
          <w:sz w:val="26"/>
          <w:szCs w:val="26"/>
        </w:rPr>
      </w:pPr>
      <w:r w:rsidDel="00000000" w:rsidR="00000000" w:rsidRPr="00000000">
        <w:rPr>
          <w:sz w:val="26"/>
          <w:szCs w:val="26"/>
          <w:rtl w:val="0"/>
        </w:rPr>
        <w:t xml:space="preserve">TimeWise is a productivity tool that helps users to manage their daily activities.. Our tool now totally free to use so this document will not address any payment related </w:t>
      </w:r>
      <w:r w:rsidDel="00000000" w:rsidR="00000000" w:rsidRPr="00000000">
        <w:rPr>
          <w:sz w:val="26"/>
          <w:szCs w:val="26"/>
          <w:rtl w:val="0"/>
        </w:rPr>
        <w:t xml:space="preserve">specifications</w:t>
      </w:r>
      <w:r w:rsidDel="00000000" w:rsidR="00000000" w:rsidRPr="00000000">
        <w:rPr>
          <w:sz w:val="26"/>
          <w:szCs w:val="26"/>
          <w:rtl w:val="0"/>
        </w:rPr>
        <w:t xml:space="preserve">.TimeWise will have different features like listing daily activities in a to-do format, tracking progress and performance, getting time to time reminders and notifications, seeing relevant statistics of the participations,getting personalized feedback and tips and managing productivity in a collaborative and competitive environment.</w:t>
      </w:r>
    </w:p>
    <w:p w:rsidR="00000000" w:rsidDel="00000000" w:rsidP="00000000" w:rsidRDefault="00000000" w:rsidRPr="00000000" w14:paraId="00000054">
      <w:pPr>
        <w:ind w:left="0" w:firstLine="0"/>
        <w:jc w:val="both"/>
        <w:rPr>
          <w:sz w:val="26"/>
          <w:szCs w:val="26"/>
        </w:rPr>
      </w:pPr>
      <w:r w:rsidDel="00000000" w:rsidR="00000000" w:rsidRPr="00000000">
        <w:rPr>
          <w:rtl w:val="0"/>
        </w:rPr>
      </w:r>
    </w:p>
    <w:p w:rsidR="00000000" w:rsidDel="00000000" w:rsidP="00000000" w:rsidRDefault="00000000" w:rsidRPr="00000000" w14:paraId="00000055">
      <w:pPr>
        <w:ind w:left="0" w:firstLine="0"/>
        <w:jc w:val="both"/>
        <w:rPr>
          <w:color w:val="4a86e8"/>
          <w:sz w:val="28"/>
          <w:szCs w:val="28"/>
        </w:rPr>
      </w:pPr>
      <w:r w:rsidDel="00000000" w:rsidR="00000000" w:rsidRPr="00000000">
        <w:rPr>
          <w:color w:val="4a86e8"/>
          <w:sz w:val="28"/>
          <w:szCs w:val="28"/>
          <w:rtl w:val="0"/>
        </w:rPr>
        <w:t xml:space="preserve">1.2 Stakeholders </w:t>
      </w:r>
    </w:p>
    <w:p w:rsidR="00000000" w:rsidDel="00000000" w:rsidP="00000000" w:rsidRDefault="00000000" w:rsidRPr="00000000" w14:paraId="00000056">
      <w:pPr>
        <w:ind w:left="0" w:firstLine="0"/>
        <w:jc w:val="both"/>
        <w:rPr>
          <w:sz w:val="26"/>
          <w:szCs w:val="26"/>
        </w:rPr>
      </w:pPr>
      <w:r w:rsidDel="00000000" w:rsidR="00000000" w:rsidRPr="00000000">
        <w:rPr>
          <w:sz w:val="26"/>
          <w:szCs w:val="26"/>
          <w:rtl w:val="0"/>
        </w:rPr>
        <w:t xml:space="preserve">TimeWise is a tool which can be useful for anyone trying to organize their task and time. It is not created based on a particular group of people like students, working professionals,employees,managers and so on. It can be useful for many categories of people. So in the rest of the documents we will address all of these categories of people simply as users.So the stakeholders are the followings:</w:t>
      </w:r>
    </w:p>
    <w:p w:rsidR="00000000" w:rsidDel="00000000" w:rsidP="00000000" w:rsidRDefault="00000000" w:rsidRPr="00000000" w14:paraId="00000057">
      <w:pPr>
        <w:ind w:left="0" w:firstLine="0"/>
        <w:jc w:val="both"/>
        <w:rPr>
          <w:sz w:val="26"/>
          <w:szCs w:val="26"/>
        </w:rPr>
      </w:pPr>
      <w:r w:rsidDel="00000000" w:rsidR="00000000" w:rsidRPr="00000000">
        <w:rPr>
          <w:sz w:val="26"/>
          <w:szCs w:val="26"/>
          <w:rtl w:val="0"/>
        </w:rPr>
        <w:t xml:space="preserve">  1.Users</w:t>
      </w:r>
    </w:p>
    <w:p w:rsidR="00000000" w:rsidDel="00000000" w:rsidP="00000000" w:rsidRDefault="00000000" w:rsidRPr="00000000" w14:paraId="00000058">
      <w:pPr>
        <w:ind w:left="0" w:firstLine="0"/>
        <w:jc w:val="both"/>
        <w:rPr>
          <w:sz w:val="26"/>
          <w:szCs w:val="26"/>
        </w:rPr>
      </w:pPr>
      <w:r w:rsidDel="00000000" w:rsidR="00000000" w:rsidRPr="00000000">
        <w:rPr>
          <w:sz w:val="26"/>
          <w:szCs w:val="26"/>
          <w:rtl w:val="0"/>
        </w:rPr>
        <w:t xml:space="preserve">     1.1 Students</w:t>
      </w:r>
    </w:p>
    <w:p w:rsidR="00000000" w:rsidDel="00000000" w:rsidP="00000000" w:rsidRDefault="00000000" w:rsidRPr="00000000" w14:paraId="00000059">
      <w:pPr>
        <w:jc w:val="both"/>
        <w:rPr>
          <w:sz w:val="26"/>
          <w:szCs w:val="26"/>
        </w:rPr>
      </w:pPr>
      <w:r w:rsidDel="00000000" w:rsidR="00000000" w:rsidRPr="00000000">
        <w:rPr>
          <w:sz w:val="26"/>
          <w:szCs w:val="26"/>
          <w:rtl w:val="0"/>
        </w:rPr>
        <w:t xml:space="preserve">     1.2 Teachers</w:t>
      </w:r>
    </w:p>
    <w:p w:rsidR="00000000" w:rsidDel="00000000" w:rsidP="00000000" w:rsidRDefault="00000000" w:rsidRPr="00000000" w14:paraId="0000005A">
      <w:pPr>
        <w:jc w:val="both"/>
        <w:rPr>
          <w:sz w:val="26"/>
          <w:szCs w:val="26"/>
        </w:rPr>
      </w:pPr>
      <w:r w:rsidDel="00000000" w:rsidR="00000000" w:rsidRPr="00000000">
        <w:rPr>
          <w:sz w:val="26"/>
          <w:szCs w:val="26"/>
          <w:rtl w:val="0"/>
        </w:rPr>
        <w:t xml:space="preserve">     1.3 Working Professionals</w:t>
      </w:r>
    </w:p>
    <w:p w:rsidR="00000000" w:rsidDel="00000000" w:rsidP="00000000" w:rsidRDefault="00000000" w:rsidRPr="00000000" w14:paraId="0000005B">
      <w:pPr>
        <w:jc w:val="both"/>
        <w:rPr>
          <w:sz w:val="26"/>
          <w:szCs w:val="26"/>
        </w:rPr>
      </w:pPr>
      <w:r w:rsidDel="00000000" w:rsidR="00000000" w:rsidRPr="00000000">
        <w:rPr>
          <w:sz w:val="26"/>
          <w:szCs w:val="26"/>
          <w:rtl w:val="0"/>
        </w:rPr>
        <w:t xml:space="preserve">     1.4 Employees</w:t>
      </w:r>
    </w:p>
    <w:p w:rsidR="00000000" w:rsidDel="00000000" w:rsidP="00000000" w:rsidRDefault="00000000" w:rsidRPr="00000000" w14:paraId="0000005C">
      <w:pPr>
        <w:jc w:val="both"/>
        <w:rPr>
          <w:sz w:val="26"/>
          <w:szCs w:val="26"/>
        </w:rPr>
      </w:pPr>
      <w:r w:rsidDel="00000000" w:rsidR="00000000" w:rsidRPr="00000000">
        <w:rPr>
          <w:sz w:val="26"/>
          <w:szCs w:val="26"/>
          <w:rtl w:val="0"/>
        </w:rPr>
        <w:t xml:space="preserve">     1.5 Managers </w:t>
      </w:r>
    </w:p>
    <w:p w:rsidR="00000000" w:rsidDel="00000000" w:rsidP="00000000" w:rsidRDefault="00000000" w:rsidRPr="00000000" w14:paraId="0000005D">
      <w:pPr>
        <w:jc w:val="both"/>
        <w:rPr>
          <w:sz w:val="26"/>
          <w:szCs w:val="26"/>
        </w:rPr>
      </w:pPr>
      <w:r w:rsidDel="00000000" w:rsidR="00000000" w:rsidRPr="00000000">
        <w:rPr>
          <w:sz w:val="26"/>
          <w:szCs w:val="26"/>
          <w:rtl w:val="0"/>
        </w:rPr>
        <w:t xml:space="preserve">     1.6 Others</w:t>
      </w:r>
    </w:p>
    <w:p w:rsidR="00000000" w:rsidDel="00000000" w:rsidP="00000000" w:rsidRDefault="00000000" w:rsidRPr="00000000" w14:paraId="0000005E">
      <w:pPr>
        <w:ind w:left="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5F">
      <w:pPr>
        <w:ind w:left="0" w:firstLine="0"/>
        <w:jc w:val="both"/>
        <w:rPr>
          <w:color w:val="4a86e8"/>
          <w:sz w:val="28"/>
          <w:szCs w:val="28"/>
        </w:rPr>
      </w:pPr>
      <w:r w:rsidDel="00000000" w:rsidR="00000000" w:rsidRPr="00000000">
        <w:rPr>
          <w:color w:val="4a86e8"/>
          <w:sz w:val="28"/>
          <w:szCs w:val="28"/>
          <w:rtl w:val="0"/>
        </w:rPr>
        <w:t xml:space="preserve">1.3 Methodology and Requirements Collection Plan</w:t>
      </w:r>
    </w:p>
    <w:p w:rsidR="00000000" w:rsidDel="00000000" w:rsidP="00000000" w:rsidRDefault="00000000" w:rsidRPr="00000000" w14:paraId="00000060">
      <w:pPr>
        <w:ind w:left="0" w:firstLine="0"/>
        <w:jc w:val="both"/>
        <w:rPr>
          <w:sz w:val="26"/>
          <w:szCs w:val="26"/>
        </w:rPr>
      </w:pPr>
      <w:r w:rsidDel="00000000" w:rsidR="00000000" w:rsidRPr="00000000">
        <w:rPr>
          <w:sz w:val="26"/>
          <w:szCs w:val="26"/>
          <w:rtl w:val="0"/>
        </w:rPr>
        <w:t xml:space="preserve">To collect requirements we will talk to the stakeholders personally and will collect their personal experience and recommendations regarding managing their daily activities. We may also collect information from a vast amount of stakeholders by some online means. We will also refer to research papers, reports,relevant books for collecting information about productivity related  contents. We will take notes about our findings and will refer to these in developing and planning the system.</w:t>
      </w:r>
    </w:p>
    <w:p w:rsidR="00000000" w:rsidDel="00000000" w:rsidP="00000000" w:rsidRDefault="00000000" w:rsidRPr="00000000" w14:paraId="00000061">
      <w:pPr>
        <w:ind w:left="0" w:firstLine="0"/>
        <w:jc w:val="both"/>
        <w:rPr>
          <w:sz w:val="26"/>
          <w:szCs w:val="26"/>
        </w:rPr>
      </w:pPr>
      <w:r w:rsidDel="00000000" w:rsidR="00000000" w:rsidRPr="00000000">
        <w:rPr>
          <w:rtl w:val="0"/>
        </w:rPr>
      </w:r>
    </w:p>
    <w:p w:rsidR="00000000" w:rsidDel="00000000" w:rsidP="00000000" w:rsidRDefault="00000000" w:rsidRPr="00000000" w14:paraId="00000062">
      <w:pPr>
        <w:ind w:left="0" w:firstLine="0"/>
        <w:jc w:val="both"/>
        <w:rPr>
          <w:color w:val="4a86e8"/>
          <w:sz w:val="28"/>
          <w:szCs w:val="28"/>
        </w:rPr>
      </w:pPr>
      <w:r w:rsidDel="00000000" w:rsidR="00000000" w:rsidRPr="00000000">
        <w:rPr>
          <w:color w:val="4a86e8"/>
          <w:sz w:val="28"/>
          <w:szCs w:val="28"/>
          <w:rtl w:val="0"/>
        </w:rPr>
        <w:t xml:space="preserve">1.4 Assumptions and Risk</w:t>
      </w:r>
    </w:p>
    <w:p w:rsidR="00000000" w:rsidDel="00000000" w:rsidP="00000000" w:rsidRDefault="00000000" w:rsidRPr="00000000" w14:paraId="00000063">
      <w:pPr>
        <w:ind w:left="0" w:firstLine="0"/>
        <w:jc w:val="both"/>
        <w:rPr>
          <w:sz w:val="26"/>
          <w:szCs w:val="26"/>
        </w:rPr>
      </w:pPr>
      <w:r w:rsidDel="00000000" w:rsidR="00000000" w:rsidRPr="00000000">
        <w:rPr>
          <w:sz w:val="26"/>
          <w:szCs w:val="26"/>
          <w:rtl w:val="0"/>
        </w:rPr>
        <w:t xml:space="preserve">We will assume that the user will behave in a fair way like giving the actual input. If they dont the outcomes and results that our system will show will be biased and will be not beneficial for the users. Our current system will not address any dedicated efforts to stop cheating of the user. Maybe in the later versions we may consider these issues. So we expect the user to be fair for their own benefits.</w:t>
      </w:r>
    </w:p>
    <w:p w:rsidR="00000000" w:rsidDel="00000000" w:rsidP="00000000" w:rsidRDefault="00000000" w:rsidRPr="00000000" w14:paraId="00000064">
      <w:pPr>
        <w:ind w:left="0" w:firstLine="0"/>
        <w:jc w:val="both"/>
        <w:rPr>
          <w:sz w:val="26"/>
          <w:szCs w:val="26"/>
        </w:rPr>
      </w:pPr>
      <w:r w:rsidDel="00000000" w:rsidR="00000000" w:rsidRPr="00000000">
        <w:rPr>
          <w:rtl w:val="0"/>
        </w:rPr>
      </w:r>
    </w:p>
    <w:p w:rsidR="00000000" w:rsidDel="00000000" w:rsidP="00000000" w:rsidRDefault="00000000" w:rsidRPr="00000000" w14:paraId="00000065">
      <w:pPr>
        <w:ind w:left="0" w:firstLine="0"/>
        <w:jc w:val="both"/>
        <w:rPr>
          <w:sz w:val="26"/>
          <w:szCs w:val="26"/>
        </w:rPr>
      </w:pPr>
      <w:r w:rsidDel="00000000" w:rsidR="00000000" w:rsidRPr="00000000">
        <w:rPr>
          <w:rtl w:val="0"/>
        </w:rPr>
      </w:r>
    </w:p>
    <w:p w:rsidR="00000000" w:rsidDel="00000000" w:rsidP="00000000" w:rsidRDefault="00000000" w:rsidRPr="00000000" w14:paraId="00000066">
      <w:pPr>
        <w:ind w:left="0" w:firstLine="0"/>
        <w:jc w:val="both"/>
        <w:rPr>
          <w:color w:val="4a86e8"/>
          <w:sz w:val="28"/>
          <w:szCs w:val="28"/>
        </w:rPr>
      </w:pPr>
      <w:r w:rsidDel="00000000" w:rsidR="00000000" w:rsidRPr="00000000">
        <w:rPr>
          <w:color w:val="4a86e8"/>
          <w:sz w:val="28"/>
          <w:szCs w:val="28"/>
          <w:rtl w:val="0"/>
        </w:rPr>
        <w:t xml:space="preserve">1.5. Timeline and Strategy</w:t>
      </w:r>
    </w:p>
    <w:p w:rsidR="00000000" w:rsidDel="00000000" w:rsidP="00000000" w:rsidRDefault="00000000" w:rsidRPr="00000000" w14:paraId="00000067">
      <w:pPr>
        <w:ind w:left="0" w:firstLine="0"/>
        <w:jc w:val="both"/>
        <w:rPr>
          <w:sz w:val="26"/>
          <w:szCs w:val="26"/>
        </w:rPr>
      </w:pPr>
      <w:r w:rsidDel="00000000" w:rsidR="00000000" w:rsidRPr="00000000">
        <w:rPr>
          <w:sz w:val="26"/>
          <w:szCs w:val="26"/>
          <w:rtl w:val="0"/>
        </w:rPr>
        <w:t xml:space="preserve">In the beginning phase we will be collecting requirements and relevant information and make proper documentation of the findings. Then the UI/UX planning and actual development will be done. Followed by testing and bug fixing. Finally we will deploy the tools and will provide user documentation for better user experience. We will follow the iterative process model to develop the actual system. Where after each iteration we will perform the required changes. And we may develop independent parts parallel so that integration of different modules becomes easy.</w:t>
      </w:r>
    </w:p>
    <w:p w:rsidR="00000000" w:rsidDel="00000000" w:rsidP="00000000" w:rsidRDefault="00000000" w:rsidRPr="00000000" w14:paraId="00000068">
      <w:pPr>
        <w:ind w:left="0" w:firstLine="0"/>
        <w:jc w:val="both"/>
        <w:rPr>
          <w:sz w:val="26"/>
          <w:szCs w:val="26"/>
        </w:rPr>
      </w:pPr>
      <w:r w:rsidDel="00000000" w:rsidR="00000000" w:rsidRPr="00000000">
        <w:rPr>
          <w:rtl w:val="0"/>
        </w:rPr>
      </w:r>
    </w:p>
    <w:p w:rsidR="00000000" w:rsidDel="00000000" w:rsidP="00000000" w:rsidRDefault="00000000" w:rsidRPr="00000000" w14:paraId="00000069">
      <w:pPr>
        <w:ind w:left="0" w:firstLine="0"/>
        <w:jc w:val="both"/>
        <w:rPr>
          <w:sz w:val="26"/>
          <w:szCs w:val="26"/>
        </w:rPr>
      </w:pPr>
      <w:r w:rsidDel="00000000" w:rsidR="00000000" w:rsidRPr="00000000">
        <w:rPr>
          <w:rtl w:val="0"/>
        </w:rPr>
      </w:r>
    </w:p>
    <w:p w:rsidR="00000000" w:rsidDel="00000000" w:rsidP="00000000" w:rsidRDefault="00000000" w:rsidRPr="00000000" w14:paraId="0000006A">
      <w:pPr>
        <w:ind w:left="0" w:firstLine="0"/>
        <w:jc w:val="both"/>
        <w:rPr>
          <w:color w:val="4a86e8"/>
          <w:sz w:val="30"/>
          <w:szCs w:val="30"/>
        </w:rPr>
      </w:pPr>
      <w:r w:rsidDel="00000000" w:rsidR="00000000" w:rsidRPr="00000000">
        <w:rPr>
          <w:rtl w:val="0"/>
        </w:rPr>
      </w:r>
    </w:p>
    <w:p w:rsidR="00000000" w:rsidDel="00000000" w:rsidP="00000000" w:rsidRDefault="00000000" w:rsidRPr="00000000" w14:paraId="0000006B">
      <w:pPr>
        <w:ind w:left="0" w:firstLine="0"/>
        <w:jc w:val="both"/>
        <w:rPr>
          <w:color w:val="4a86e8"/>
          <w:sz w:val="30"/>
          <w:szCs w:val="30"/>
        </w:rPr>
      </w:pPr>
      <w:r w:rsidDel="00000000" w:rsidR="00000000" w:rsidRPr="00000000">
        <w:rPr>
          <w:rtl w:val="0"/>
        </w:rPr>
      </w:r>
    </w:p>
    <w:p w:rsidR="00000000" w:rsidDel="00000000" w:rsidP="00000000" w:rsidRDefault="00000000" w:rsidRPr="00000000" w14:paraId="0000006C">
      <w:pPr>
        <w:ind w:left="0" w:firstLine="0"/>
        <w:jc w:val="both"/>
        <w:rPr>
          <w:color w:val="4a86e8"/>
          <w:sz w:val="30"/>
          <w:szCs w:val="30"/>
        </w:rPr>
      </w:pPr>
      <w:r w:rsidDel="00000000" w:rsidR="00000000" w:rsidRPr="00000000">
        <w:rPr>
          <w:rtl w:val="0"/>
        </w:rPr>
      </w:r>
    </w:p>
    <w:p w:rsidR="00000000" w:rsidDel="00000000" w:rsidP="00000000" w:rsidRDefault="00000000" w:rsidRPr="00000000" w14:paraId="0000006D">
      <w:pPr>
        <w:ind w:left="0" w:firstLine="0"/>
        <w:jc w:val="both"/>
        <w:rPr>
          <w:color w:val="4a86e8"/>
          <w:sz w:val="30"/>
          <w:szCs w:val="30"/>
        </w:rPr>
      </w:pPr>
      <w:r w:rsidDel="00000000" w:rsidR="00000000" w:rsidRPr="00000000">
        <w:rPr>
          <w:color w:val="4a86e8"/>
          <w:sz w:val="30"/>
          <w:szCs w:val="30"/>
          <w:rtl w:val="0"/>
        </w:rPr>
        <w:t xml:space="preserve">2. Elicitation Report:</w:t>
      </w:r>
    </w:p>
    <w:p w:rsidR="00000000" w:rsidDel="00000000" w:rsidP="00000000" w:rsidRDefault="00000000" w:rsidRPr="00000000" w14:paraId="0000006E">
      <w:pPr>
        <w:ind w:left="0" w:firstLine="0"/>
        <w:jc w:val="both"/>
        <w:rPr>
          <w:sz w:val="26"/>
          <w:szCs w:val="26"/>
        </w:rPr>
      </w:pPr>
      <w:r w:rsidDel="00000000" w:rsidR="00000000" w:rsidRPr="00000000">
        <w:rPr>
          <w:rtl w:val="0"/>
        </w:rPr>
      </w:r>
    </w:p>
    <w:p w:rsidR="00000000" w:rsidDel="00000000" w:rsidP="00000000" w:rsidRDefault="00000000" w:rsidRPr="00000000" w14:paraId="0000006F">
      <w:pPr>
        <w:ind w:left="0" w:firstLine="0"/>
        <w:jc w:val="both"/>
        <w:rPr>
          <w:color w:val="4a86e8"/>
          <w:sz w:val="28"/>
          <w:szCs w:val="28"/>
        </w:rPr>
      </w:pPr>
      <w:r w:rsidDel="00000000" w:rsidR="00000000" w:rsidRPr="00000000">
        <w:rPr>
          <w:color w:val="4a86e8"/>
          <w:sz w:val="28"/>
          <w:szCs w:val="28"/>
          <w:rtl w:val="0"/>
        </w:rPr>
        <w:t xml:space="preserve">2.1 Quality Function Deployment(QFD)</w:t>
      </w:r>
    </w:p>
    <w:p w:rsidR="00000000" w:rsidDel="00000000" w:rsidP="00000000" w:rsidRDefault="00000000" w:rsidRPr="00000000" w14:paraId="00000070">
      <w:pPr>
        <w:ind w:left="0" w:firstLine="0"/>
        <w:jc w:val="both"/>
        <w:rPr>
          <w:sz w:val="26"/>
          <w:szCs w:val="26"/>
        </w:rPr>
      </w:pPr>
      <w:r w:rsidDel="00000000" w:rsidR="00000000" w:rsidRPr="00000000">
        <w:rPr>
          <w:sz w:val="26"/>
          <w:szCs w:val="26"/>
          <w:rtl w:val="0"/>
        </w:rPr>
        <w:t xml:space="preserve">The </w:t>
      </w:r>
      <w:r w:rsidDel="00000000" w:rsidR="00000000" w:rsidRPr="00000000">
        <w:rPr>
          <w:sz w:val="28"/>
          <w:szCs w:val="28"/>
          <w:rtl w:val="0"/>
        </w:rPr>
        <w:t xml:space="preserve">Quality Function Deployment(QFD)</w:t>
      </w:r>
      <w:r w:rsidDel="00000000" w:rsidR="00000000" w:rsidRPr="00000000">
        <w:rPr>
          <w:sz w:val="26"/>
          <w:szCs w:val="26"/>
          <w:rtl w:val="0"/>
        </w:rPr>
        <w:t xml:space="preserve"> is a structured approach to define user needs or requirements and translating them into specific plans to produce products to meet those needs.Based on our observations after interaction and research on the subject we summarized the following requirements that will be implemented on our tool.</w:t>
      </w:r>
    </w:p>
    <w:p w:rsidR="00000000" w:rsidDel="00000000" w:rsidP="00000000" w:rsidRDefault="00000000" w:rsidRPr="00000000" w14:paraId="00000071">
      <w:pPr>
        <w:ind w:left="0" w:firstLine="0"/>
        <w:jc w:val="both"/>
        <w:rPr>
          <w:sz w:val="26"/>
          <w:szCs w:val="26"/>
        </w:rPr>
      </w:pPr>
      <w:r w:rsidDel="00000000" w:rsidR="00000000" w:rsidRPr="00000000">
        <w:rPr>
          <w:rtl w:val="0"/>
        </w:rPr>
      </w:r>
    </w:p>
    <w:p w:rsidR="00000000" w:rsidDel="00000000" w:rsidP="00000000" w:rsidRDefault="00000000" w:rsidRPr="00000000" w14:paraId="00000072">
      <w:pPr>
        <w:ind w:left="0" w:firstLine="0"/>
        <w:jc w:val="both"/>
        <w:rPr>
          <w:color w:val="4a86e8"/>
          <w:sz w:val="28"/>
          <w:szCs w:val="28"/>
        </w:rPr>
      </w:pPr>
      <w:r w:rsidDel="00000000" w:rsidR="00000000" w:rsidRPr="00000000">
        <w:rPr>
          <w:color w:val="4a86e8"/>
          <w:sz w:val="28"/>
          <w:szCs w:val="28"/>
          <w:rtl w:val="0"/>
        </w:rPr>
        <w:t xml:space="preserve">2.1.1 Normal Requirements</w:t>
      </w:r>
    </w:p>
    <w:p w:rsidR="00000000" w:rsidDel="00000000" w:rsidP="00000000" w:rsidRDefault="00000000" w:rsidRPr="00000000" w14:paraId="00000073">
      <w:pPr>
        <w:ind w:left="0" w:firstLine="0"/>
        <w:jc w:val="both"/>
        <w:rPr>
          <w:color w:val="4a86e8"/>
          <w:sz w:val="28"/>
          <w:szCs w:val="28"/>
        </w:rPr>
      </w:pPr>
      <w:r w:rsidDel="00000000" w:rsidR="00000000" w:rsidRPr="00000000">
        <w:rPr>
          <w:rtl w:val="0"/>
        </w:rPr>
      </w:r>
    </w:p>
    <w:p w:rsidR="00000000" w:rsidDel="00000000" w:rsidP="00000000" w:rsidRDefault="00000000" w:rsidRPr="00000000" w14:paraId="00000074">
      <w:pPr>
        <w:spacing w:line="276" w:lineRule="auto"/>
        <w:jc w:val="both"/>
        <w:rPr>
          <w:sz w:val="26"/>
          <w:szCs w:val="26"/>
        </w:rPr>
      </w:pPr>
      <w:r w:rsidDel="00000000" w:rsidR="00000000" w:rsidRPr="00000000">
        <w:rPr>
          <w:b w:val="1"/>
          <w:sz w:val="26"/>
          <w:szCs w:val="26"/>
          <w:rtl w:val="0"/>
        </w:rPr>
        <w:t xml:space="preserve">1. Users Account management: </w:t>
      </w:r>
      <w:r w:rsidDel="00000000" w:rsidR="00000000" w:rsidRPr="00000000">
        <w:rPr>
          <w:sz w:val="26"/>
          <w:szCs w:val="26"/>
          <w:rtl w:val="0"/>
        </w:rPr>
        <w:t xml:space="preserve">The user will be able to create an account by providing some personal information like name,email address and so on.Our system will maintain a profile for each user. </w:t>
      </w:r>
      <w:r w:rsidDel="00000000" w:rsidR="00000000" w:rsidRPr="00000000">
        <w:rPr>
          <w:rtl w:val="0"/>
        </w:rPr>
      </w:r>
    </w:p>
    <w:p w:rsidR="00000000" w:rsidDel="00000000" w:rsidP="00000000" w:rsidRDefault="00000000" w:rsidRPr="00000000" w14:paraId="00000075">
      <w:pPr>
        <w:spacing w:line="276" w:lineRule="auto"/>
        <w:jc w:val="both"/>
        <w:rPr>
          <w:sz w:val="26"/>
          <w:szCs w:val="26"/>
        </w:rPr>
      </w:pPr>
      <w:r w:rsidDel="00000000" w:rsidR="00000000" w:rsidRPr="00000000">
        <w:rPr>
          <w:b w:val="1"/>
          <w:sz w:val="26"/>
          <w:szCs w:val="26"/>
          <w:rtl w:val="0"/>
        </w:rPr>
        <w:t xml:space="preserve">2. Task Management:</w:t>
      </w:r>
      <w:r w:rsidDel="00000000" w:rsidR="00000000" w:rsidRPr="00000000">
        <w:rPr>
          <w:sz w:val="26"/>
          <w:szCs w:val="26"/>
          <w:rtl w:val="0"/>
        </w:rPr>
        <w:t xml:space="preserve"> The user will maintain some tasks which they will perform from time to time. The task will contain a task goal which will help the user cluster the taks with a broader sense.</w:t>
      </w:r>
    </w:p>
    <w:p w:rsidR="00000000" w:rsidDel="00000000" w:rsidP="00000000" w:rsidRDefault="00000000" w:rsidRPr="00000000" w14:paraId="00000076">
      <w:pPr>
        <w:spacing w:line="276" w:lineRule="auto"/>
        <w:jc w:val="both"/>
        <w:rPr>
          <w:sz w:val="26"/>
          <w:szCs w:val="26"/>
        </w:rPr>
      </w:pPr>
      <w:r w:rsidDel="00000000" w:rsidR="00000000" w:rsidRPr="00000000">
        <w:rPr>
          <w:b w:val="1"/>
          <w:sz w:val="26"/>
          <w:szCs w:val="26"/>
          <w:rtl w:val="0"/>
        </w:rPr>
        <w:t xml:space="preserve">3. Reminders &amp; Notifications:</w:t>
      </w:r>
      <w:r w:rsidDel="00000000" w:rsidR="00000000" w:rsidRPr="00000000">
        <w:rPr>
          <w:sz w:val="26"/>
          <w:szCs w:val="26"/>
          <w:rtl w:val="0"/>
        </w:rPr>
        <w:t xml:space="preserve">Users will be notified from time to time based on his setted tasks and </w:t>
      </w:r>
      <w:r w:rsidDel="00000000" w:rsidR="00000000" w:rsidRPr="00000000">
        <w:rPr>
          <w:sz w:val="26"/>
          <w:szCs w:val="26"/>
          <w:rtl w:val="0"/>
        </w:rPr>
        <w:t xml:space="preserve">activities</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77">
      <w:pPr>
        <w:ind w:left="0" w:firstLine="0"/>
        <w:jc w:val="both"/>
        <w:rPr>
          <w:color w:val="4a86e8"/>
          <w:sz w:val="28"/>
          <w:szCs w:val="28"/>
        </w:rPr>
      </w:pPr>
      <w:r w:rsidDel="00000000" w:rsidR="00000000" w:rsidRPr="00000000">
        <w:rPr>
          <w:rtl w:val="0"/>
        </w:rPr>
      </w:r>
    </w:p>
    <w:p w:rsidR="00000000" w:rsidDel="00000000" w:rsidP="00000000" w:rsidRDefault="00000000" w:rsidRPr="00000000" w14:paraId="00000078">
      <w:pPr>
        <w:ind w:left="0" w:firstLine="0"/>
        <w:jc w:val="both"/>
        <w:rPr>
          <w:color w:val="4a86e8"/>
          <w:sz w:val="28"/>
          <w:szCs w:val="28"/>
        </w:rPr>
      </w:pPr>
      <w:r w:rsidDel="00000000" w:rsidR="00000000" w:rsidRPr="00000000">
        <w:rPr>
          <w:color w:val="4a86e8"/>
          <w:sz w:val="28"/>
          <w:szCs w:val="28"/>
          <w:rtl w:val="0"/>
        </w:rPr>
        <w:t xml:space="preserve">2.1.2 Expected Requirements</w:t>
      </w:r>
    </w:p>
    <w:p w:rsidR="00000000" w:rsidDel="00000000" w:rsidP="00000000" w:rsidRDefault="00000000" w:rsidRPr="00000000" w14:paraId="00000079">
      <w:pPr>
        <w:ind w:left="0" w:firstLine="0"/>
        <w:jc w:val="both"/>
        <w:rPr>
          <w:color w:val="4a86e8"/>
          <w:sz w:val="28"/>
          <w:szCs w:val="28"/>
        </w:rPr>
      </w:pPr>
      <w:r w:rsidDel="00000000" w:rsidR="00000000" w:rsidRPr="00000000">
        <w:rPr>
          <w:rtl w:val="0"/>
        </w:rPr>
      </w:r>
    </w:p>
    <w:p w:rsidR="00000000" w:rsidDel="00000000" w:rsidP="00000000" w:rsidRDefault="00000000" w:rsidRPr="00000000" w14:paraId="0000007A">
      <w:pPr>
        <w:spacing w:line="276" w:lineRule="auto"/>
        <w:jc w:val="both"/>
        <w:rPr>
          <w:sz w:val="26"/>
          <w:szCs w:val="26"/>
        </w:rPr>
      </w:pPr>
      <w:r w:rsidDel="00000000" w:rsidR="00000000" w:rsidRPr="00000000">
        <w:rPr>
          <w:b w:val="1"/>
          <w:sz w:val="26"/>
          <w:szCs w:val="26"/>
          <w:rtl w:val="0"/>
        </w:rPr>
        <w:t xml:space="preserve">1. Progress and Performance Report :</w:t>
      </w:r>
      <w:r w:rsidDel="00000000" w:rsidR="00000000" w:rsidRPr="00000000">
        <w:rPr>
          <w:sz w:val="26"/>
          <w:szCs w:val="26"/>
          <w:rtl w:val="0"/>
        </w:rPr>
        <w:t xml:space="preserve"> Based on users tasks, the user will be able to track his progress of the current assigned tasks.Our system will provide a daily progress report which will contain the deadline and current progress of all the unfinished tasks. And users can see this report at any time and based on some previous number of days consideration.</w:t>
      </w:r>
      <w:r w:rsidDel="00000000" w:rsidR="00000000" w:rsidRPr="00000000">
        <w:rPr>
          <w:rtl w:val="0"/>
        </w:rPr>
      </w:r>
    </w:p>
    <w:p w:rsidR="00000000" w:rsidDel="00000000" w:rsidP="00000000" w:rsidRDefault="00000000" w:rsidRPr="00000000" w14:paraId="0000007B">
      <w:pPr>
        <w:spacing w:line="276" w:lineRule="auto"/>
        <w:jc w:val="both"/>
        <w:rPr>
          <w:sz w:val="26"/>
          <w:szCs w:val="26"/>
        </w:rPr>
      </w:pPr>
      <w:r w:rsidDel="00000000" w:rsidR="00000000" w:rsidRPr="00000000">
        <w:rPr>
          <w:b w:val="1"/>
          <w:sz w:val="26"/>
          <w:szCs w:val="26"/>
          <w:rtl w:val="0"/>
        </w:rPr>
        <w:t xml:space="preserve">2. Showing Stats:</w:t>
      </w:r>
      <w:r w:rsidDel="00000000" w:rsidR="00000000" w:rsidRPr="00000000">
        <w:rPr>
          <w:sz w:val="26"/>
          <w:szCs w:val="26"/>
          <w:rtl w:val="0"/>
        </w:rPr>
        <w:t xml:space="preserve"> Users will be able to see relevant statistics about his performance and participation. Stats will be shown on multiple categories like task, account,feedback and session. </w:t>
      </w:r>
    </w:p>
    <w:p w:rsidR="00000000" w:rsidDel="00000000" w:rsidP="00000000" w:rsidRDefault="00000000" w:rsidRPr="00000000" w14:paraId="0000007C">
      <w:pPr>
        <w:spacing w:line="276" w:lineRule="auto"/>
        <w:jc w:val="both"/>
        <w:rPr>
          <w:sz w:val="26"/>
          <w:szCs w:val="26"/>
        </w:rPr>
      </w:pPr>
      <w:r w:rsidDel="00000000" w:rsidR="00000000" w:rsidRPr="00000000">
        <w:rPr>
          <w:b w:val="1"/>
          <w:sz w:val="26"/>
          <w:szCs w:val="26"/>
          <w:rtl w:val="0"/>
        </w:rPr>
        <w:t xml:space="preserve">3. Messages &amp; Feedbacks:</w:t>
      </w:r>
      <w:r w:rsidDel="00000000" w:rsidR="00000000" w:rsidRPr="00000000">
        <w:rPr>
          <w:sz w:val="26"/>
          <w:szCs w:val="26"/>
          <w:rtl w:val="0"/>
        </w:rPr>
        <w:t xml:space="preserve"> Users will be able to send and receive messages and feedback from other users. Feedback will contain the task name and the feedback score.</w:t>
      </w:r>
    </w:p>
    <w:p w:rsidR="00000000" w:rsidDel="00000000" w:rsidP="00000000" w:rsidRDefault="00000000" w:rsidRPr="00000000" w14:paraId="0000007D">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E">
      <w:pPr>
        <w:spacing w:line="276" w:lineRule="auto"/>
        <w:jc w:val="both"/>
        <w:rPr>
          <w:sz w:val="24"/>
          <w:szCs w:val="24"/>
        </w:rPr>
      </w:pP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rtl w:val="0"/>
        </w:rPr>
      </w:r>
    </w:p>
    <w:p w:rsidR="00000000" w:rsidDel="00000000" w:rsidP="00000000" w:rsidRDefault="00000000" w:rsidRPr="00000000" w14:paraId="00000080">
      <w:pPr>
        <w:spacing w:line="276" w:lineRule="auto"/>
        <w:jc w:val="both"/>
        <w:rPr>
          <w:color w:val="4a86e8"/>
          <w:sz w:val="28"/>
          <w:szCs w:val="28"/>
        </w:rPr>
      </w:pPr>
      <w:r w:rsidDel="00000000" w:rsidR="00000000" w:rsidRPr="00000000">
        <w:rPr>
          <w:color w:val="4a86e8"/>
          <w:sz w:val="28"/>
          <w:szCs w:val="28"/>
          <w:rtl w:val="0"/>
        </w:rPr>
        <w:t xml:space="preserve">2.1.3 Exciting Requirements</w:t>
      </w:r>
    </w:p>
    <w:p w:rsidR="00000000" w:rsidDel="00000000" w:rsidP="00000000" w:rsidRDefault="00000000" w:rsidRPr="00000000" w14:paraId="00000081">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082">
      <w:pPr>
        <w:spacing w:line="276" w:lineRule="auto"/>
        <w:jc w:val="both"/>
        <w:rPr>
          <w:sz w:val="26"/>
          <w:szCs w:val="26"/>
        </w:rPr>
      </w:pPr>
      <w:r w:rsidDel="00000000" w:rsidR="00000000" w:rsidRPr="00000000">
        <w:rPr>
          <w:b w:val="1"/>
          <w:sz w:val="26"/>
          <w:szCs w:val="26"/>
          <w:rtl w:val="0"/>
        </w:rPr>
        <w:t xml:space="preserve">1. Session Management: </w:t>
      </w:r>
      <w:r w:rsidDel="00000000" w:rsidR="00000000" w:rsidRPr="00000000">
        <w:rPr>
          <w:sz w:val="26"/>
          <w:szCs w:val="26"/>
          <w:rtl w:val="0"/>
        </w:rPr>
        <w:t xml:space="preserve">Users will be able to create a session by defining session goals and can start a stopwatch. In this session the user will perform tasks which he includes in the operated tasks list and after the session completion the user will defiance the session outcome and session efficiency which will be used in the generating deep work analytics.</w:t>
      </w:r>
    </w:p>
    <w:p w:rsidR="00000000" w:rsidDel="00000000" w:rsidP="00000000" w:rsidRDefault="00000000" w:rsidRPr="00000000" w14:paraId="00000083">
      <w:pPr>
        <w:spacing w:line="276" w:lineRule="auto"/>
        <w:jc w:val="both"/>
        <w:rPr>
          <w:sz w:val="26"/>
          <w:szCs w:val="26"/>
        </w:rPr>
      </w:pPr>
      <w:r w:rsidDel="00000000" w:rsidR="00000000" w:rsidRPr="00000000">
        <w:rPr>
          <w:rtl w:val="0"/>
        </w:rPr>
      </w:r>
    </w:p>
    <w:p w:rsidR="00000000" w:rsidDel="00000000" w:rsidP="00000000" w:rsidRDefault="00000000" w:rsidRPr="00000000" w14:paraId="00000084">
      <w:pPr>
        <w:spacing w:line="276" w:lineRule="auto"/>
        <w:jc w:val="both"/>
        <w:rPr>
          <w:sz w:val="26"/>
          <w:szCs w:val="26"/>
        </w:rPr>
      </w:pPr>
      <w:r w:rsidDel="00000000" w:rsidR="00000000" w:rsidRPr="00000000">
        <w:rPr>
          <w:b w:val="1"/>
          <w:sz w:val="26"/>
          <w:szCs w:val="26"/>
          <w:rtl w:val="0"/>
        </w:rPr>
        <w:t xml:space="preserve">2. Deep work analytics:</w:t>
      </w:r>
      <w:r w:rsidDel="00000000" w:rsidR="00000000" w:rsidRPr="00000000">
        <w:rPr>
          <w:sz w:val="26"/>
          <w:szCs w:val="26"/>
          <w:rtl w:val="0"/>
        </w:rPr>
        <w:t xml:space="preserve"> Users can track their hours spent on sessions, no of tasks operated within these sessions and also an average productive score over the different hours of the day in the form of productivity meter.</w:t>
      </w:r>
    </w:p>
    <w:p w:rsidR="00000000" w:rsidDel="00000000" w:rsidP="00000000" w:rsidRDefault="00000000" w:rsidRPr="00000000" w14:paraId="00000085">
      <w:pPr>
        <w:spacing w:line="276" w:lineRule="auto"/>
        <w:jc w:val="both"/>
        <w:rPr>
          <w:sz w:val="26"/>
          <w:szCs w:val="26"/>
        </w:rPr>
      </w:pPr>
      <w:r w:rsidDel="00000000" w:rsidR="00000000" w:rsidRPr="00000000">
        <w:rPr>
          <w:rtl w:val="0"/>
        </w:rPr>
      </w:r>
    </w:p>
    <w:p w:rsidR="00000000" w:rsidDel="00000000" w:rsidP="00000000" w:rsidRDefault="00000000" w:rsidRPr="00000000" w14:paraId="00000086">
      <w:pPr>
        <w:spacing w:line="276" w:lineRule="auto"/>
        <w:jc w:val="both"/>
        <w:rPr>
          <w:sz w:val="26"/>
          <w:szCs w:val="26"/>
        </w:rPr>
      </w:pPr>
      <w:r w:rsidDel="00000000" w:rsidR="00000000" w:rsidRPr="00000000">
        <w:rPr>
          <w:b w:val="1"/>
          <w:sz w:val="26"/>
          <w:szCs w:val="26"/>
          <w:rtl w:val="0"/>
        </w:rPr>
        <w:t xml:space="preserve">3. Collaborative and competitive environment:</w:t>
      </w:r>
      <w:r w:rsidDel="00000000" w:rsidR="00000000" w:rsidRPr="00000000">
        <w:rPr>
          <w:sz w:val="26"/>
          <w:szCs w:val="26"/>
          <w:rtl w:val="0"/>
        </w:rPr>
        <w:t xml:space="preserve"> Users will be able to share their tasks and plans with others. They can also create a team and share tasks with team members.Users can also send messages and can see other users' accounts .</w:t>
      </w:r>
    </w:p>
    <w:p w:rsidR="00000000" w:rsidDel="00000000" w:rsidP="00000000" w:rsidRDefault="00000000" w:rsidRPr="00000000" w14:paraId="00000087">
      <w:pPr>
        <w:spacing w:line="276" w:lineRule="auto"/>
        <w:jc w:val="both"/>
        <w:rPr>
          <w:sz w:val="26"/>
          <w:szCs w:val="26"/>
        </w:rPr>
      </w:pPr>
      <w:r w:rsidDel="00000000" w:rsidR="00000000" w:rsidRPr="00000000">
        <w:rPr>
          <w:rtl w:val="0"/>
        </w:rPr>
      </w:r>
    </w:p>
    <w:p w:rsidR="00000000" w:rsidDel="00000000" w:rsidP="00000000" w:rsidRDefault="00000000" w:rsidRPr="00000000" w14:paraId="00000088">
      <w:pPr>
        <w:spacing w:line="276" w:lineRule="auto"/>
        <w:jc w:val="both"/>
        <w:rPr>
          <w:sz w:val="26"/>
          <w:szCs w:val="26"/>
        </w:rPr>
      </w:pPr>
      <w:r w:rsidDel="00000000" w:rsidR="00000000" w:rsidRPr="00000000">
        <w:rPr>
          <w:rtl w:val="0"/>
        </w:rPr>
      </w:r>
    </w:p>
    <w:p w:rsidR="00000000" w:rsidDel="00000000" w:rsidP="00000000" w:rsidRDefault="00000000" w:rsidRPr="00000000" w14:paraId="00000089">
      <w:pPr>
        <w:spacing w:line="276" w:lineRule="auto"/>
        <w:jc w:val="both"/>
        <w:rPr>
          <w:sz w:val="26"/>
          <w:szCs w:val="26"/>
        </w:rPr>
      </w:pPr>
      <w:r w:rsidDel="00000000" w:rsidR="00000000" w:rsidRPr="00000000">
        <w:rPr>
          <w:rtl w:val="0"/>
        </w:rPr>
      </w:r>
    </w:p>
    <w:p w:rsidR="00000000" w:rsidDel="00000000" w:rsidP="00000000" w:rsidRDefault="00000000" w:rsidRPr="00000000" w14:paraId="0000008A">
      <w:pPr>
        <w:spacing w:line="276" w:lineRule="auto"/>
        <w:jc w:val="both"/>
        <w:rPr>
          <w:b w:val="1"/>
          <w:sz w:val="30"/>
          <w:szCs w:val="30"/>
        </w:rPr>
      </w:pPr>
      <w:r w:rsidDel="00000000" w:rsidR="00000000" w:rsidRPr="00000000">
        <w:rPr>
          <w:b w:val="1"/>
          <w:color w:val="4a86e8"/>
          <w:sz w:val="30"/>
          <w:szCs w:val="30"/>
          <w:rtl w:val="0"/>
        </w:rPr>
        <w:t xml:space="preserve">3. User story</w:t>
      </w:r>
      <w:r w:rsidDel="00000000" w:rsidR="00000000" w:rsidRPr="00000000">
        <w:rPr>
          <w:b w:val="1"/>
          <w:sz w:val="30"/>
          <w:szCs w:val="30"/>
          <w:rtl w:val="0"/>
        </w:rPr>
        <w:t xml:space="preserve">:</w:t>
      </w:r>
    </w:p>
    <w:p w:rsidR="00000000" w:rsidDel="00000000" w:rsidP="00000000" w:rsidRDefault="00000000" w:rsidRPr="00000000" w14:paraId="0000008B">
      <w:pPr>
        <w:pStyle w:val="Heading4"/>
        <w:keepNext w:val="0"/>
        <w:keepLines w:val="0"/>
        <w:spacing w:after="40" w:before="240" w:line="276" w:lineRule="auto"/>
        <w:jc w:val="both"/>
        <w:rPr>
          <w:b w:val="1"/>
          <w:color w:val="000000"/>
          <w:sz w:val="26"/>
          <w:szCs w:val="26"/>
        </w:rPr>
      </w:pPr>
      <w:bookmarkStart w:colFirst="0" w:colLast="0" w:name="_xmvtryvbl24" w:id="0"/>
      <w:bookmarkEnd w:id="0"/>
      <w:r w:rsidDel="00000000" w:rsidR="00000000" w:rsidRPr="00000000">
        <w:rPr>
          <w:b w:val="1"/>
          <w:color w:val="000000"/>
          <w:sz w:val="26"/>
          <w:szCs w:val="26"/>
          <w:rtl w:val="0"/>
        </w:rPr>
        <w:t xml:space="preserve">3.1 User Registration and Profile Management</w:t>
      </w:r>
    </w:p>
    <w:p w:rsidR="00000000" w:rsidDel="00000000" w:rsidP="00000000" w:rsidRDefault="00000000" w:rsidRPr="00000000" w14:paraId="0000008C">
      <w:pPr>
        <w:spacing w:after="240" w:before="240" w:line="276" w:lineRule="auto"/>
        <w:jc w:val="both"/>
        <w:rPr>
          <w:sz w:val="26"/>
          <w:szCs w:val="26"/>
        </w:rPr>
      </w:pPr>
      <w:r w:rsidDel="00000000" w:rsidR="00000000" w:rsidRPr="00000000">
        <w:rPr>
          <w:sz w:val="26"/>
          <w:szCs w:val="26"/>
          <w:rtl w:val="0"/>
        </w:rPr>
        <w:t xml:space="preserve">User wants to create an account and manage his profile, so that he can securely use TimeWise and access personalized features.</w:t>
      </w:r>
    </w:p>
    <w:p w:rsidR="00000000" w:rsidDel="00000000" w:rsidP="00000000" w:rsidRDefault="00000000" w:rsidRPr="00000000" w14:paraId="0000008D">
      <w:pPr>
        <w:numPr>
          <w:ilvl w:val="0"/>
          <w:numId w:val="27"/>
        </w:numPr>
        <w:spacing w:after="0" w:afterAutospacing="0" w:before="240" w:line="276" w:lineRule="auto"/>
        <w:ind w:left="720" w:hanging="360"/>
        <w:rPr>
          <w:sz w:val="26"/>
          <w:szCs w:val="26"/>
        </w:rPr>
      </w:pPr>
      <w:r w:rsidDel="00000000" w:rsidR="00000000" w:rsidRPr="00000000">
        <w:rPr>
          <w:sz w:val="26"/>
          <w:szCs w:val="26"/>
          <w:rtl w:val="0"/>
        </w:rPr>
        <w:t xml:space="preserve">Scenario:</w:t>
      </w:r>
    </w:p>
    <w:p w:rsidR="00000000" w:rsidDel="00000000" w:rsidP="00000000" w:rsidRDefault="00000000" w:rsidRPr="00000000" w14:paraId="0000008E">
      <w:pPr>
        <w:numPr>
          <w:ilvl w:val="1"/>
          <w:numId w:val="27"/>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user accesses the registration page.</w:t>
      </w:r>
    </w:p>
    <w:p w:rsidR="00000000" w:rsidDel="00000000" w:rsidP="00000000" w:rsidRDefault="00000000" w:rsidRPr="00000000" w14:paraId="0000008F">
      <w:pPr>
        <w:numPr>
          <w:ilvl w:val="1"/>
          <w:numId w:val="27"/>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user enters their name, email,role and other required information.</w:t>
      </w:r>
    </w:p>
    <w:p w:rsidR="00000000" w:rsidDel="00000000" w:rsidP="00000000" w:rsidRDefault="00000000" w:rsidRPr="00000000" w14:paraId="00000090">
      <w:pPr>
        <w:numPr>
          <w:ilvl w:val="1"/>
          <w:numId w:val="27"/>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system validates the input(unique username) and sends account verification code via email. User enters this and completes his registration. User can log in using username and password and if he forgets his credentials he can recover his account by giving email address and getting the account recovery code in the email. The user logs in to access their personalized dashboard.</w:t>
      </w:r>
    </w:p>
    <w:p w:rsidR="00000000" w:rsidDel="00000000" w:rsidP="00000000" w:rsidRDefault="00000000" w:rsidRPr="00000000" w14:paraId="00000091">
      <w:pPr>
        <w:numPr>
          <w:ilvl w:val="1"/>
          <w:numId w:val="27"/>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user updates their profile with additional preferences, such as account visibility status(private or public) and activity status (active or inactive).User name can be changed or updated and unique within the system.</w:t>
      </w:r>
    </w:p>
    <w:p w:rsidR="00000000" w:rsidDel="00000000" w:rsidP="00000000" w:rsidRDefault="00000000" w:rsidRPr="00000000" w14:paraId="00000092">
      <w:pPr>
        <w:numPr>
          <w:ilvl w:val="1"/>
          <w:numId w:val="27"/>
        </w:numPr>
        <w:spacing w:after="240" w:before="0" w:beforeAutospacing="0" w:line="276" w:lineRule="auto"/>
        <w:ind w:left="1440" w:hanging="360"/>
        <w:rPr>
          <w:sz w:val="26"/>
          <w:szCs w:val="26"/>
          <w:u w:val="none"/>
        </w:rPr>
      </w:pPr>
      <w:r w:rsidDel="00000000" w:rsidR="00000000" w:rsidRPr="00000000">
        <w:rPr>
          <w:sz w:val="26"/>
          <w:szCs w:val="26"/>
          <w:rtl w:val="0"/>
        </w:rPr>
        <w:t xml:space="preserve">Users can follow others and can see other users' profiles also and can see(if public) what tasks they are participating or what teams they joined.</w:t>
      </w:r>
      <w:r w:rsidDel="00000000" w:rsidR="00000000" w:rsidRPr="00000000">
        <w:rPr>
          <w:rtl w:val="0"/>
        </w:rPr>
      </w:r>
    </w:p>
    <w:p w:rsidR="00000000" w:rsidDel="00000000" w:rsidP="00000000" w:rsidRDefault="00000000" w:rsidRPr="00000000" w14:paraId="00000093">
      <w:pPr>
        <w:spacing w:after="240" w:before="240" w:line="276" w:lineRule="auto"/>
        <w:ind w:left="0" w:firstLine="0"/>
        <w:rPr>
          <w:b w:val="1"/>
          <w:sz w:val="26"/>
          <w:szCs w:val="26"/>
        </w:rPr>
      </w:pPr>
      <w:r w:rsidDel="00000000" w:rsidR="00000000" w:rsidRPr="00000000">
        <w:rPr>
          <w:rtl w:val="0"/>
        </w:rPr>
      </w:r>
    </w:p>
    <w:p w:rsidR="00000000" w:rsidDel="00000000" w:rsidP="00000000" w:rsidRDefault="00000000" w:rsidRPr="00000000" w14:paraId="00000094">
      <w:pPr>
        <w:spacing w:after="240" w:before="240" w:line="276" w:lineRule="auto"/>
        <w:ind w:left="0" w:firstLine="0"/>
        <w:rPr>
          <w:b w:val="1"/>
          <w:color w:val="000000"/>
          <w:sz w:val="26"/>
          <w:szCs w:val="26"/>
        </w:rPr>
      </w:pPr>
      <w:r w:rsidDel="00000000" w:rsidR="00000000" w:rsidRPr="00000000">
        <w:rPr>
          <w:b w:val="1"/>
          <w:sz w:val="26"/>
          <w:szCs w:val="26"/>
          <w:rtl w:val="0"/>
        </w:rPr>
        <w:t xml:space="preserve">3.2 </w:t>
      </w:r>
      <w:r w:rsidDel="00000000" w:rsidR="00000000" w:rsidRPr="00000000">
        <w:rPr>
          <w:b w:val="1"/>
          <w:color w:val="000000"/>
          <w:sz w:val="26"/>
          <w:szCs w:val="26"/>
          <w:rtl w:val="0"/>
        </w:rPr>
        <w:t xml:space="preserve">Task  Management</w:t>
      </w:r>
    </w:p>
    <w:p w:rsidR="00000000" w:rsidDel="00000000" w:rsidP="00000000" w:rsidRDefault="00000000" w:rsidRPr="00000000" w14:paraId="00000095">
      <w:pPr>
        <w:spacing w:after="240" w:before="240" w:line="276" w:lineRule="auto"/>
        <w:jc w:val="both"/>
        <w:rPr>
          <w:sz w:val="26"/>
          <w:szCs w:val="26"/>
        </w:rPr>
      </w:pPr>
      <w:r w:rsidDel="00000000" w:rsidR="00000000" w:rsidRPr="00000000">
        <w:rPr>
          <w:sz w:val="26"/>
          <w:szCs w:val="26"/>
          <w:rtl w:val="0"/>
        </w:rPr>
        <w:t xml:space="preserve">User </w:t>
      </w:r>
      <w:r w:rsidDel="00000000" w:rsidR="00000000" w:rsidRPr="00000000">
        <w:rPr>
          <w:sz w:val="26"/>
          <w:szCs w:val="26"/>
          <w:rtl w:val="0"/>
        </w:rPr>
        <w:t xml:space="preserve">wants to maintain a list of tasks so that he can organize his goals and track their completion.</w:t>
      </w:r>
    </w:p>
    <w:p w:rsidR="00000000" w:rsidDel="00000000" w:rsidP="00000000" w:rsidRDefault="00000000" w:rsidRPr="00000000" w14:paraId="00000096">
      <w:pPr>
        <w:spacing w:after="240" w:before="240" w:line="276" w:lineRule="auto"/>
        <w:jc w:val="both"/>
        <w:rPr>
          <w:sz w:val="26"/>
          <w:szCs w:val="26"/>
        </w:rPr>
      </w:pPr>
      <w:r w:rsidDel="00000000" w:rsidR="00000000" w:rsidRPr="00000000">
        <w:rPr>
          <w:sz w:val="26"/>
          <w:szCs w:val="26"/>
          <w:rtl w:val="0"/>
        </w:rPr>
        <w:br w:type="textWrapping"/>
        <w:t xml:space="preserve">Scenario:</w:t>
      </w:r>
    </w:p>
    <w:p w:rsidR="00000000" w:rsidDel="00000000" w:rsidP="00000000" w:rsidRDefault="00000000" w:rsidRPr="00000000" w14:paraId="00000097">
      <w:pPr>
        <w:numPr>
          <w:ilvl w:val="1"/>
          <w:numId w:val="5"/>
        </w:numPr>
        <w:spacing w:after="0" w:afterAutospacing="0" w:before="240" w:line="276" w:lineRule="auto"/>
        <w:ind w:left="1440" w:hanging="360"/>
        <w:rPr>
          <w:sz w:val="26"/>
          <w:szCs w:val="26"/>
        </w:rPr>
      </w:pPr>
      <w:r w:rsidDel="00000000" w:rsidR="00000000" w:rsidRPr="00000000">
        <w:rPr>
          <w:sz w:val="26"/>
          <w:szCs w:val="26"/>
          <w:rtl w:val="0"/>
        </w:rPr>
        <w:t xml:space="preserve">The user logs into the TimeWise dashboard.</w:t>
      </w:r>
    </w:p>
    <w:p w:rsidR="00000000" w:rsidDel="00000000" w:rsidP="00000000" w:rsidRDefault="00000000" w:rsidRPr="00000000" w14:paraId="00000098">
      <w:pPr>
        <w:numPr>
          <w:ilvl w:val="1"/>
          <w:numId w:val="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user creates a task and adds some todo under this task.Task contains multiple attributes like task name, description, priority level, deadline and so on. Users can share a task with others and can collaboratively perform the tasks. Each task has to have at least one task to do and the task completion and progress depends on this to do completion (done or undone).User can comment on the task that is visible to everyone and also can take personal note specific to that task.</w:t>
      </w:r>
    </w:p>
    <w:p w:rsidR="00000000" w:rsidDel="00000000" w:rsidP="00000000" w:rsidRDefault="00000000" w:rsidRPr="00000000" w14:paraId="00000099">
      <w:pPr>
        <w:numPr>
          <w:ilvl w:val="1"/>
          <w:numId w:val="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system displays a list of tasks with filters for priority, deadlines, and categories.Sorting and filtering tasks based on different criteria can help the user to choose what task to perform first and what next.</w:t>
      </w:r>
    </w:p>
    <w:p w:rsidR="00000000" w:rsidDel="00000000" w:rsidP="00000000" w:rsidRDefault="00000000" w:rsidRPr="00000000" w14:paraId="0000009A">
      <w:pPr>
        <w:numPr>
          <w:ilvl w:val="1"/>
          <w:numId w:val="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user mark's task to be completed and based on that the task current progress is updated . Once all the tasks are marked as done the task completion status reaches 100 percent and gets completed.</w:t>
      </w:r>
    </w:p>
    <w:p w:rsidR="00000000" w:rsidDel="00000000" w:rsidP="00000000" w:rsidRDefault="00000000" w:rsidRPr="00000000" w14:paraId="0000009B">
      <w:pPr>
        <w:numPr>
          <w:ilvl w:val="1"/>
          <w:numId w:val="5"/>
        </w:numPr>
        <w:spacing w:after="0" w:afterAutospacing="0" w:before="0" w:beforeAutospacing="0" w:line="276" w:lineRule="auto"/>
        <w:ind w:left="1440" w:hanging="360"/>
        <w:rPr>
          <w:sz w:val="26"/>
          <w:szCs w:val="26"/>
          <w:u w:val="none"/>
        </w:rPr>
      </w:pPr>
      <w:r w:rsidDel="00000000" w:rsidR="00000000" w:rsidRPr="00000000">
        <w:rPr>
          <w:sz w:val="26"/>
          <w:szCs w:val="26"/>
          <w:rtl w:val="0"/>
        </w:rPr>
        <w:t xml:space="preserve">The user can comment on the task which is visible to all the task participants and also can take note of the task which is personal only to that user only.</w:t>
      </w:r>
    </w:p>
    <w:p w:rsidR="00000000" w:rsidDel="00000000" w:rsidP="00000000" w:rsidRDefault="00000000" w:rsidRPr="00000000" w14:paraId="0000009C">
      <w:pPr>
        <w:numPr>
          <w:ilvl w:val="1"/>
          <w:numId w:val="5"/>
        </w:numPr>
        <w:spacing w:after="240" w:before="0" w:beforeAutospacing="0" w:line="276" w:lineRule="auto"/>
        <w:ind w:left="1440" w:hanging="360"/>
        <w:rPr>
          <w:sz w:val="26"/>
          <w:szCs w:val="26"/>
          <w:u w:val="none"/>
        </w:rPr>
      </w:pPr>
      <w:r w:rsidDel="00000000" w:rsidR="00000000" w:rsidRPr="00000000">
        <w:rPr>
          <w:sz w:val="26"/>
          <w:szCs w:val="26"/>
          <w:rtl w:val="0"/>
        </w:rPr>
        <w:t xml:space="preserve">Any changes in the task like task details or task todo status a log is stored about the change. And the user can see the task modification history of the task to get acknowledgement about all the changes happening over the time on the task, especially the task progress status and who made those progress to be changed and the status of the changes.</w:t>
      </w:r>
    </w:p>
    <w:p w:rsidR="00000000" w:rsidDel="00000000" w:rsidP="00000000" w:rsidRDefault="00000000" w:rsidRPr="00000000" w14:paraId="0000009D">
      <w:pPr>
        <w:pStyle w:val="Heading4"/>
        <w:keepNext w:val="0"/>
        <w:keepLines w:val="0"/>
        <w:spacing w:after="40" w:before="240" w:line="276" w:lineRule="auto"/>
        <w:jc w:val="both"/>
        <w:rPr>
          <w:b w:val="1"/>
          <w:color w:val="000000"/>
          <w:sz w:val="26"/>
          <w:szCs w:val="26"/>
        </w:rPr>
      </w:pPr>
      <w:bookmarkStart w:colFirst="0" w:colLast="0" w:name="_j7m5m5sv2k9b" w:id="1"/>
      <w:bookmarkEnd w:id="1"/>
      <w:r w:rsidDel="00000000" w:rsidR="00000000" w:rsidRPr="00000000">
        <w:rPr>
          <w:rtl w:val="0"/>
        </w:rPr>
      </w:r>
    </w:p>
    <w:p w:rsidR="00000000" w:rsidDel="00000000" w:rsidP="00000000" w:rsidRDefault="00000000" w:rsidRPr="00000000" w14:paraId="0000009E">
      <w:pPr>
        <w:pStyle w:val="Heading4"/>
        <w:keepNext w:val="0"/>
        <w:keepLines w:val="0"/>
        <w:spacing w:after="40" w:before="240" w:line="276" w:lineRule="auto"/>
        <w:jc w:val="both"/>
        <w:rPr>
          <w:b w:val="1"/>
          <w:color w:val="000000"/>
          <w:sz w:val="26"/>
          <w:szCs w:val="26"/>
        </w:rPr>
      </w:pPr>
      <w:bookmarkStart w:colFirst="0" w:colLast="0" w:name="_qiftblft2ms4" w:id="2"/>
      <w:bookmarkEnd w:id="2"/>
      <w:r w:rsidDel="00000000" w:rsidR="00000000" w:rsidRPr="00000000">
        <w:rPr>
          <w:b w:val="1"/>
          <w:color w:val="000000"/>
          <w:sz w:val="26"/>
          <w:szCs w:val="26"/>
          <w:rtl w:val="0"/>
        </w:rPr>
        <w:t xml:space="preserve">3.3 Reminders and Notifications</w:t>
      </w:r>
    </w:p>
    <w:p w:rsidR="00000000" w:rsidDel="00000000" w:rsidP="00000000" w:rsidRDefault="00000000" w:rsidRPr="00000000" w14:paraId="0000009F">
      <w:pPr>
        <w:spacing w:after="240" w:before="240" w:line="276" w:lineRule="auto"/>
        <w:jc w:val="both"/>
        <w:rPr>
          <w:sz w:val="26"/>
          <w:szCs w:val="26"/>
        </w:rPr>
      </w:pPr>
      <w:r w:rsidDel="00000000" w:rsidR="00000000" w:rsidRPr="00000000">
        <w:rPr>
          <w:sz w:val="26"/>
          <w:szCs w:val="26"/>
          <w:rtl w:val="0"/>
        </w:rPr>
        <w:t xml:space="preserve">As a user, I want to receive reminders and notifications for my tasks,so that I can stay on track and meet deadlines.</w:t>
      </w:r>
    </w:p>
    <w:p w:rsidR="00000000" w:rsidDel="00000000" w:rsidP="00000000" w:rsidRDefault="00000000" w:rsidRPr="00000000" w14:paraId="000000A0">
      <w:pPr>
        <w:spacing w:after="240" w:before="240" w:line="276" w:lineRule="auto"/>
        <w:ind w:left="720" w:firstLine="0"/>
        <w:rPr>
          <w:sz w:val="26"/>
          <w:szCs w:val="26"/>
        </w:rPr>
      </w:pPr>
      <w:r w:rsidDel="00000000" w:rsidR="00000000" w:rsidRPr="00000000">
        <w:rPr>
          <w:rtl w:val="0"/>
        </w:rPr>
      </w:r>
    </w:p>
    <w:p w:rsidR="00000000" w:rsidDel="00000000" w:rsidP="00000000" w:rsidRDefault="00000000" w:rsidRPr="00000000" w14:paraId="000000A1">
      <w:pPr>
        <w:numPr>
          <w:ilvl w:val="0"/>
          <w:numId w:val="4"/>
        </w:numPr>
        <w:spacing w:after="0" w:afterAutospacing="0" w:before="240" w:line="276" w:lineRule="auto"/>
        <w:ind w:left="720" w:hanging="360"/>
        <w:rPr>
          <w:sz w:val="26"/>
          <w:szCs w:val="26"/>
        </w:rPr>
      </w:pPr>
      <w:r w:rsidDel="00000000" w:rsidR="00000000" w:rsidRPr="00000000">
        <w:rPr>
          <w:sz w:val="26"/>
          <w:szCs w:val="26"/>
          <w:rtl w:val="0"/>
        </w:rPr>
        <w:t xml:space="preserve">Scenario:</w:t>
      </w:r>
    </w:p>
    <w:p w:rsidR="00000000" w:rsidDel="00000000" w:rsidP="00000000" w:rsidRDefault="00000000" w:rsidRPr="00000000" w14:paraId="000000A2">
      <w:pPr>
        <w:numPr>
          <w:ilvl w:val="1"/>
          <w:numId w:val="4"/>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system sends any kind of events like a task or team invitation, a task assignment in the team, a participated task deletion. Also these notifications are sent while registration and account recovery process to share verification code. </w:t>
      </w:r>
    </w:p>
    <w:p w:rsidR="00000000" w:rsidDel="00000000" w:rsidP="00000000" w:rsidRDefault="00000000" w:rsidRPr="00000000" w14:paraId="000000A3">
      <w:pPr>
        <w:numPr>
          <w:ilvl w:val="1"/>
          <w:numId w:val="4"/>
        </w:numPr>
        <w:spacing w:after="240" w:before="0" w:beforeAutospacing="0" w:line="276" w:lineRule="auto"/>
        <w:ind w:left="1440" w:hanging="360"/>
        <w:rPr>
          <w:sz w:val="26"/>
          <w:szCs w:val="26"/>
        </w:rPr>
      </w:pPr>
      <w:r w:rsidDel="00000000" w:rsidR="00000000" w:rsidRPr="00000000">
        <w:rPr>
          <w:sz w:val="26"/>
          <w:szCs w:val="26"/>
          <w:rtl w:val="0"/>
        </w:rPr>
        <w:t xml:space="preserve">The user can view his previous notifications from the notifications dashboard. He can also sort and filter the notifications based on different categories like invitations, deletion, response and so on. He can remove the notifications also which will be removed from the panel.</w:t>
      </w:r>
    </w:p>
    <w:p w:rsidR="00000000" w:rsidDel="00000000" w:rsidP="00000000" w:rsidRDefault="00000000" w:rsidRPr="00000000" w14:paraId="000000A4">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0A5">
      <w:pPr>
        <w:pStyle w:val="Heading4"/>
        <w:keepNext w:val="0"/>
        <w:keepLines w:val="0"/>
        <w:spacing w:after="40" w:before="240" w:line="276" w:lineRule="auto"/>
        <w:jc w:val="both"/>
        <w:rPr>
          <w:b w:val="1"/>
          <w:color w:val="000000"/>
          <w:sz w:val="26"/>
          <w:szCs w:val="26"/>
        </w:rPr>
      </w:pPr>
      <w:bookmarkStart w:colFirst="0" w:colLast="0" w:name="_xepgb0m9rezu" w:id="3"/>
      <w:bookmarkEnd w:id="3"/>
      <w:r w:rsidDel="00000000" w:rsidR="00000000" w:rsidRPr="00000000">
        <w:rPr>
          <w:b w:val="1"/>
          <w:color w:val="000000"/>
          <w:sz w:val="26"/>
          <w:szCs w:val="26"/>
          <w:rtl w:val="0"/>
        </w:rPr>
        <w:t xml:space="preserve">3.4 Progress and Performance Tracking</w:t>
      </w:r>
    </w:p>
    <w:p w:rsidR="00000000" w:rsidDel="00000000" w:rsidP="00000000" w:rsidRDefault="00000000" w:rsidRPr="00000000" w14:paraId="000000A6">
      <w:pPr>
        <w:spacing w:after="240" w:before="240" w:line="276" w:lineRule="auto"/>
        <w:jc w:val="both"/>
        <w:rPr>
          <w:sz w:val="26"/>
          <w:szCs w:val="26"/>
        </w:rPr>
      </w:pPr>
      <w:r w:rsidDel="00000000" w:rsidR="00000000" w:rsidRPr="00000000">
        <w:rPr>
          <w:sz w:val="26"/>
          <w:szCs w:val="26"/>
          <w:rtl w:val="0"/>
        </w:rPr>
        <w:t xml:space="preserve">User</w:t>
      </w:r>
      <w:r w:rsidDel="00000000" w:rsidR="00000000" w:rsidRPr="00000000">
        <w:rPr>
          <w:sz w:val="26"/>
          <w:szCs w:val="26"/>
          <w:rtl w:val="0"/>
        </w:rPr>
        <w:t xml:space="preserve"> wants to track his progress and evaluate his performance,so that he can see how effectively he is achieving his goals.</w:t>
      </w:r>
    </w:p>
    <w:p w:rsidR="00000000" w:rsidDel="00000000" w:rsidP="00000000" w:rsidRDefault="00000000" w:rsidRPr="00000000" w14:paraId="000000A7">
      <w:pPr>
        <w:numPr>
          <w:ilvl w:val="0"/>
          <w:numId w:val="7"/>
        </w:numPr>
        <w:spacing w:after="0" w:afterAutospacing="0" w:before="240" w:line="276" w:lineRule="auto"/>
        <w:ind w:left="720" w:hanging="360"/>
        <w:rPr>
          <w:sz w:val="26"/>
          <w:szCs w:val="26"/>
        </w:rPr>
      </w:pPr>
      <w:r w:rsidDel="00000000" w:rsidR="00000000" w:rsidRPr="00000000">
        <w:rPr>
          <w:sz w:val="26"/>
          <w:szCs w:val="26"/>
          <w:rtl w:val="0"/>
        </w:rPr>
        <w:t xml:space="preserve">Scenario:</w:t>
      </w:r>
    </w:p>
    <w:p w:rsidR="00000000" w:rsidDel="00000000" w:rsidP="00000000" w:rsidRDefault="00000000" w:rsidRPr="00000000" w14:paraId="000000A8">
      <w:pPr>
        <w:numPr>
          <w:ilvl w:val="1"/>
          <w:numId w:val="7"/>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user gets the progress report daily twice about the unfinished tasks. This unfinished task can be crossed or before the deadline.</w:t>
      </w:r>
    </w:p>
    <w:p w:rsidR="00000000" w:rsidDel="00000000" w:rsidP="00000000" w:rsidRDefault="00000000" w:rsidRPr="00000000" w14:paraId="000000A9">
      <w:pPr>
        <w:numPr>
          <w:ilvl w:val="1"/>
          <w:numId w:val="7"/>
        </w:numPr>
        <w:spacing w:after="0" w:afterAutospacing="0" w:before="0" w:beforeAutospacing="0" w:line="276" w:lineRule="auto"/>
        <w:ind w:left="1440" w:hanging="360"/>
        <w:rPr>
          <w:sz w:val="26"/>
          <w:szCs w:val="26"/>
          <w:u w:val="none"/>
        </w:rPr>
      </w:pPr>
      <w:r w:rsidDel="00000000" w:rsidR="00000000" w:rsidRPr="00000000">
        <w:rPr>
          <w:sz w:val="26"/>
          <w:szCs w:val="26"/>
          <w:rtl w:val="0"/>
        </w:rPr>
        <w:t xml:space="preserve">The users get the performance report once a week and this report contains different statistical data about the performance of the user on tasks feedback season and the account as a whole.</w:t>
      </w:r>
    </w:p>
    <w:p w:rsidR="00000000" w:rsidDel="00000000" w:rsidP="00000000" w:rsidRDefault="00000000" w:rsidRPr="00000000" w14:paraId="000000AA">
      <w:pPr>
        <w:numPr>
          <w:ilvl w:val="1"/>
          <w:numId w:val="7"/>
        </w:numPr>
        <w:spacing w:after="240" w:before="0" w:beforeAutospacing="0" w:line="276" w:lineRule="auto"/>
        <w:ind w:left="1440" w:hanging="360"/>
        <w:rPr>
          <w:sz w:val="26"/>
          <w:szCs w:val="26"/>
        </w:rPr>
      </w:pPr>
      <w:r w:rsidDel="00000000" w:rsidR="00000000" w:rsidRPr="00000000">
        <w:rPr>
          <w:sz w:val="26"/>
          <w:szCs w:val="26"/>
          <w:rtl w:val="0"/>
        </w:rPr>
        <w:t xml:space="preserve">Apart from the system generated report the user can see the report any time within the site and for performance report he can set a particular previous number of days activity to consider to get more relevant information about the performance.</w:t>
      </w:r>
    </w:p>
    <w:p w:rsidR="00000000" w:rsidDel="00000000" w:rsidP="00000000" w:rsidRDefault="00000000" w:rsidRPr="00000000" w14:paraId="000000AB">
      <w:pPr>
        <w:pStyle w:val="Heading4"/>
        <w:keepNext w:val="0"/>
        <w:keepLines w:val="0"/>
        <w:spacing w:after="40" w:before="240" w:line="276" w:lineRule="auto"/>
        <w:jc w:val="both"/>
        <w:rPr>
          <w:b w:val="1"/>
          <w:color w:val="000000"/>
          <w:sz w:val="26"/>
          <w:szCs w:val="26"/>
        </w:rPr>
      </w:pPr>
      <w:bookmarkStart w:colFirst="0" w:colLast="0" w:name="_oyo76650le8t" w:id="4"/>
      <w:bookmarkEnd w:id="4"/>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4"/>
        <w:keepNext w:val="0"/>
        <w:keepLines w:val="0"/>
        <w:spacing w:after="40" w:before="240" w:line="276" w:lineRule="auto"/>
        <w:jc w:val="both"/>
        <w:rPr>
          <w:b w:val="1"/>
          <w:color w:val="000000"/>
          <w:sz w:val="26"/>
          <w:szCs w:val="26"/>
        </w:rPr>
      </w:pPr>
      <w:bookmarkStart w:colFirst="0" w:colLast="0" w:name="_utyofkoe6dlx" w:id="5"/>
      <w:bookmarkEnd w:id="5"/>
      <w:r w:rsidDel="00000000" w:rsidR="00000000" w:rsidRPr="00000000">
        <w:rPr>
          <w:b w:val="1"/>
          <w:color w:val="000000"/>
          <w:sz w:val="26"/>
          <w:szCs w:val="26"/>
          <w:rtl w:val="0"/>
        </w:rPr>
        <w:t xml:space="preserve">3.5 Statistics and Insights</w:t>
      </w:r>
    </w:p>
    <w:p w:rsidR="00000000" w:rsidDel="00000000" w:rsidP="00000000" w:rsidRDefault="00000000" w:rsidRPr="00000000" w14:paraId="000000AE">
      <w:pPr>
        <w:spacing w:after="240" w:before="240" w:line="276" w:lineRule="auto"/>
        <w:jc w:val="both"/>
        <w:rPr>
          <w:sz w:val="26"/>
          <w:szCs w:val="26"/>
        </w:rPr>
      </w:pPr>
      <w:r w:rsidDel="00000000" w:rsidR="00000000" w:rsidRPr="00000000">
        <w:rPr>
          <w:sz w:val="26"/>
          <w:szCs w:val="26"/>
          <w:rtl w:val="0"/>
        </w:rPr>
        <w:t xml:space="preserve">As a user,I want to see statistics about my productivity,so that I can analyze and improve my daily performance.</w:t>
      </w:r>
    </w:p>
    <w:p w:rsidR="00000000" w:rsidDel="00000000" w:rsidP="00000000" w:rsidRDefault="00000000" w:rsidRPr="00000000" w14:paraId="000000AF">
      <w:pPr>
        <w:numPr>
          <w:ilvl w:val="0"/>
          <w:numId w:val="10"/>
        </w:numPr>
        <w:spacing w:after="0" w:afterAutospacing="0" w:before="240" w:line="276" w:lineRule="auto"/>
        <w:ind w:left="720" w:hanging="360"/>
        <w:rPr>
          <w:sz w:val="26"/>
          <w:szCs w:val="26"/>
        </w:rPr>
      </w:pPr>
      <w:r w:rsidDel="00000000" w:rsidR="00000000" w:rsidRPr="00000000">
        <w:rPr>
          <w:sz w:val="26"/>
          <w:szCs w:val="26"/>
          <w:rtl w:val="0"/>
        </w:rPr>
        <w:t xml:space="preserve">Scenario:</w:t>
      </w:r>
    </w:p>
    <w:p w:rsidR="00000000" w:rsidDel="00000000" w:rsidP="00000000" w:rsidRDefault="00000000" w:rsidRPr="00000000" w14:paraId="000000B0">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system generates visualizations such as bar graphs and pie charts showing different kinds of stats related to tasks, sessions, feedbacks, and account related stats.</w:t>
      </w:r>
    </w:p>
    <w:p w:rsidR="00000000" w:rsidDel="00000000" w:rsidP="00000000" w:rsidRDefault="00000000" w:rsidRPr="00000000" w14:paraId="000000B1">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user can filter statistics by some previous number of days.</w:t>
      </w:r>
    </w:p>
    <w:p w:rsidR="00000000" w:rsidDel="00000000" w:rsidP="00000000" w:rsidRDefault="00000000" w:rsidRPr="00000000" w14:paraId="000000B2">
      <w:pPr>
        <w:numPr>
          <w:ilvl w:val="1"/>
          <w:numId w:val="10"/>
        </w:numPr>
        <w:spacing w:after="240" w:before="0" w:beforeAutospacing="0" w:line="276" w:lineRule="auto"/>
        <w:ind w:left="1440" w:hanging="360"/>
        <w:rPr>
          <w:sz w:val="26"/>
          <w:szCs w:val="26"/>
        </w:rPr>
      </w:pPr>
      <w:r w:rsidDel="00000000" w:rsidR="00000000" w:rsidRPr="00000000">
        <w:rPr>
          <w:sz w:val="26"/>
          <w:szCs w:val="26"/>
          <w:rtl w:val="0"/>
        </w:rPr>
        <w:t xml:space="preserve">Different visuals appropriate for a particular kinds of data and also in some situations multiple visualizations to show different statistical results may enhance the understanding of the stats and may help in getting better understanding of the stats</w:t>
      </w:r>
    </w:p>
    <w:p w:rsidR="00000000" w:rsidDel="00000000" w:rsidP="00000000" w:rsidRDefault="00000000" w:rsidRPr="00000000" w14:paraId="000000B3">
      <w:pPr>
        <w:spacing w:after="240" w:before="240" w:line="276" w:lineRule="auto"/>
        <w:ind w:left="0" w:firstLine="0"/>
        <w:rPr>
          <w:b w:val="1"/>
          <w:sz w:val="26"/>
          <w:szCs w:val="26"/>
        </w:rPr>
      </w:pPr>
      <w:r w:rsidDel="00000000" w:rsidR="00000000" w:rsidRPr="00000000">
        <w:rPr>
          <w:b w:val="1"/>
          <w:sz w:val="26"/>
          <w:szCs w:val="26"/>
          <w:rtl w:val="0"/>
        </w:rPr>
        <w:t xml:space="preserve">3.6 Messages and Feedbacks</w:t>
      </w:r>
    </w:p>
    <w:p w:rsidR="00000000" w:rsidDel="00000000" w:rsidP="00000000" w:rsidRDefault="00000000" w:rsidRPr="00000000" w14:paraId="000000B4">
      <w:pPr>
        <w:spacing w:after="240" w:before="240" w:line="276" w:lineRule="auto"/>
        <w:jc w:val="both"/>
        <w:rPr>
          <w:sz w:val="26"/>
          <w:szCs w:val="26"/>
        </w:rPr>
      </w:pPr>
      <w:r w:rsidDel="00000000" w:rsidR="00000000" w:rsidRPr="00000000">
        <w:rPr>
          <w:sz w:val="26"/>
          <w:szCs w:val="26"/>
          <w:rtl w:val="0"/>
        </w:rPr>
        <w:t xml:space="preserve">As a user,I want to send and get messages and feedback from other users.</w:t>
      </w:r>
    </w:p>
    <w:p w:rsidR="00000000" w:rsidDel="00000000" w:rsidP="00000000" w:rsidRDefault="00000000" w:rsidRPr="00000000" w14:paraId="000000B5">
      <w:pPr>
        <w:numPr>
          <w:ilvl w:val="0"/>
          <w:numId w:val="10"/>
        </w:numPr>
        <w:spacing w:after="0" w:afterAutospacing="0" w:before="240" w:line="276" w:lineRule="auto"/>
        <w:ind w:left="720" w:hanging="360"/>
        <w:rPr>
          <w:sz w:val="26"/>
          <w:szCs w:val="26"/>
        </w:rPr>
      </w:pPr>
      <w:r w:rsidDel="00000000" w:rsidR="00000000" w:rsidRPr="00000000">
        <w:rPr>
          <w:sz w:val="26"/>
          <w:szCs w:val="26"/>
          <w:rtl w:val="0"/>
        </w:rPr>
        <w:t xml:space="preserve">Scenario:</w:t>
      </w:r>
    </w:p>
    <w:p w:rsidR="00000000" w:rsidDel="00000000" w:rsidP="00000000" w:rsidRDefault="00000000" w:rsidRPr="00000000" w14:paraId="000000B6">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User can draft a message and feedback and can send it to the other user. The recipient will get an email containing this message and feedback. </w:t>
      </w:r>
    </w:p>
    <w:p w:rsidR="00000000" w:rsidDel="00000000" w:rsidP="00000000" w:rsidRDefault="00000000" w:rsidRPr="00000000" w14:paraId="000000B7">
      <w:pPr>
        <w:numPr>
          <w:ilvl w:val="1"/>
          <w:numId w:val="10"/>
        </w:numPr>
        <w:spacing w:after="0" w:afterAutospacing="0" w:before="0" w:beforeAutospacing="0" w:line="276" w:lineRule="auto"/>
        <w:ind w:left="1440" w:hanging="360"/>
        <w:rPr>
          <w:sz w:val="26"/>
          <w:szCs w:val="26"/>
          <w:u w:val="none"/>
        </w:rPr>
      </w:pPr>
      <w:r w:rsidDel="00000000" w:rsidR="00000000" w:rsidRPr="00000000">
        <w:rPr>
          <w:sz w:val="26"/>
          <w:szCs w:val="26"/>
          <w:rtl w:val="0"/>
        </w:rPr>
        <w:t xml:space="preserve">In the feedback the user can attach the task name on which they are giving the feedback. He can also attach a feedback score which will be a form of evaluation of the task.</w:t>
      </w:r>
    </w:p>
    <w:p w:rsidR="00000000" w:rsidDel="00000000" w:rsidP="00000000" w:rsidRDefault="00000000" w:rsidRPr="00000000" w14:paraId="000000B8">
      <w:pPr>
        <w:numPr>
          <w:ilvl w:val="1"/>
          <w:numId w:val="10"/>
        </w:numPr>
        <w:spacing w:after="240" w:before="0" w:beforeAutospacing="0" w:line="276" w:lineRule="auto"/>
        <w:ind w:left="1440" w:hanging="360"/>
        <w:rPr>
          <w:sz w:val="26"/>
          <w:szCs w:val="26"/>
          <w:u w:val="none"/>
        </w:rPr>
      </w:pPr>
      <w:r w:rsidDel="00000000" w:rsidR="00000000" w:rsidRPr="00000000">
        <w:rPr>
          <w:sz w:val="26"/>
          <w:szCs w:val="26"/>
          <w:rtl w:val="0"/>
        </w:rPr>
        <w:t xml:space="preserve">Users can remove the messages and feedback form the corresponding message and feedback dashboard.</w:t>
      </w:r>
    </w:p>
    <w:p w:rsidR="00000000" w:rsidDel="00000000" w:rsidP="00000000" w:rsidRDefault="00000000" w:rsidRPr="00000000" w14:paraId="000000B9">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BA">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0BB">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0BC">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0BD">
      <w:pPr>
        <w:pStyle w:val="Heading4"/>
        <w:keepNext w:val="0"/>
        <w:keepLines w:val="0"/>
        <w:spacing w:after="40" w:before="240" w:line="276" w:lineRule="auto"/>
        <w:jc w:val="both"/>
        <w:rPr>
          <w:b w:val="1"/>
          <w:color w:val="000000"/>
          <w:sz w:val="26"/>
          <w:szCs w:val="26"/>
        </w:rPr>
      </w:pPr>
      <w:bookmarkStart w:colFirst="0" w:colLast="0" w:name="_up5nkugi4cp1" w:id="6"/>
      <w:bookmarkEnd w:id="6"/>
      <w:r w:rsidDel="00000000" w:rsidR="00000000" w:rsidRPr="00000000">
        <w:rPr>
          <w:b w:val="1"/>
          <w:color w:val="000000"/>
          <w:sz w:val="26"/>
          <w:szCs w:val="26"/>
          <w:rtl w:val="0"/>
        </w:rPr>
        <w:t xml:space="preserve">3.7 Session Management</w:t>
      </w:r>
    </w:p>
    <w:p w:rsidR="00000000" w:rsidDel="00000000" w:rsidP="00000000" w:rsidRDefault="00000000" w:rsidRPr="00000000" w14:paraId="000000BE">
      <w:pPr>
        <w:spacing w:after="240" w:before="240" w:line="276" w:lineRule="auto"/>
        <w:jc w:val="both"/>
        <w:rPr>
          <w:sz w:val="26"/>
          <w:szCs w:val="26"/>
        </w:rPr>
      </w:pPr>
      <w:r w:rsidDel="00000000" w:rsidR="00000000" w:rsidRPr="00000000">
        <w:rPr>
          <w:sz w:val="26"/>
          <w:szCs w:val="26"/>
          <w:rtl w:val="0"/>
        </w:rPr>
        <w:t xml:space="preserve">User wants to perform a working session where the user wants to perform certain tasks.</w:t>
      </w:r>
    </w:p>
    <w:p w:rsidR="00000000" w:rsidDel="00000000" w:rsidP="00000000" w:rsidRDefault="00000000" w:rsidRPr="00000000" w14:paraId="000000BF">
      <w:pPr>
        <w:spacing w:after="240" w:before="240" w:line="276" w:lineRule="auto"/>
        <w:jc w:val="both"/>
        <w:rPr>
          <w:sz w:val="26"/>
          <w:szCs w:val="26"/>
        </w:rPr>
      </w:pPr>
      <w:r w:rsidDel="00000000" w:rsidR="00000000" w:rsidRPr="00000000">
        <w:rPr>
          <w:sz w:val="26"/>
          <w:szCs w:val="26"/>
          <w:rtl w:val="0"/>
        </w:rPr>
        <w:t xml:space="preserve">Scenario:</w:t>
      </w:r>
    </w:p>
    <w:p w:rsidR="00000000" w:rsidDel="00000000" w:rsidP="00000000" w:rsidRDefault="00000000" w:rsidRPr="00000000" w14:paraId="000000C0">
      <w:pPr>
        <w:numPr>
          <w:ilvl w:val="0"/>
          <w:numId w:val="19"/>
        </w:numPr>
        <w:spacing w:after="0" w:afterAutospacing="0" w:before="240" w:line="276" w:lineRule="auto"/>
        <w:ind w:left="720" w:hanging="360"/>
        <w:jc w:val="both"/>
        <w:rPr>
          <w:sz w:val="26"/>
          <w:szCs w:val="26"/>
        </w:rPr>
      </w:pPr>
      <w:r w:rsidDel="00000000" w:rsidR="00000000" w:rsidRPr="00000000">
        <w:rPr>
          <w:sz w:val="26"/>
          <w:szCs w:val="26"/>
          <w:rtl w:val="0"/>
        </w:rPr>
        <w:t xml:space="preserve">User creates a session by defining the session goal,duration , and a preferred environment or background to be opened at the session .</w:t>
      </w:r>
    </w:p>
    <w:p w:rsidR="00000000" w:rsidDel="00000000" w:rsidP="00000000" w:rsidRDefault="00000000" w:rsidRPr="00000000" w14:paraId="000000C1">
      <w:pPr>
        <w:numPr>
          <w:ilvl w:val="0"/>
          <w:numId w:val="19"/>
        </w:numPr>
        <w:spacing w:after="0" w:afterAutospacing="0" w:before="0" w:beforeAutospacing="0" w:line="276" w:lineRule="auto"/>
        <w:ind w:left="720" w:hanging="360"/>
        <w:jc w:val="both"/>
        <w:rPr>
          <w:sz w:val="26"/>
          <w:szCs w:val="26"/>
        </w:rPr>
      </w:pPr>
      <w:r w:rsidDel="00000000" w:rsidR="00000000" w:rsidRPr="00000000">
        <w:rPr>
          <w:sz w:val="26"/>
          <w:szCs w:val="26"/>
          <w:rtl w:val="0"/>
        </w:rPr>
        <w:t xml:space="preserve">During the session users can take notes which will be preferred as session outcome. Users can also update the list of tasks they are operating. They can see the timer of the session to keep track of the progress and timing.</w:t>
      </w:r>
    </w:p>
    <w:p w:rsidR="00000000" w:rsidDel="00000000" w:rsidP="00000000" w:rsidRDefault="00000000" w:rsidRPr="00000000" w14:paraId="000000C2">
      <w:pPr>
        <w:numPr>
          <w:ilvl w:val="0"/>
          <w:numId w:val="19"/>
        </w:numPr>
        <w:spacing w:after="0" w:afterAutospacing="0" w:before="0" w:beforeAutospacing="0" w:line="276" w:lineRule="auto"/>
        <w:ind w:left="720" w:hanging="360"/>
        <w:jc w:val="both"/>
        <w:rPr>
          <w:sz w:val="26"/>
          <w:szCs w:val="26"/>
        </w:rPr>
      </w:pPr>
      <w:r w:rsidDel="00000000" w:rsidR="00000000" w:rsidRPr="00000000">
        <w:rPr>
          <w:sz w:val="26"/>
          <w:szCs w:val="26"/>
          <w:rtl w:val="0"/>
        </w:rPr>
        <w:t xml:space="preserve">If a user closes the tab or moves to some other route within the site the session stats are kept saved so that when they come back they can resume the session from where they left instead of creating a new session again.</w:t>
      </w:r>
    </w:p>
    <w:p w:rsidR="00000000" w:rsidDel="00000000" w:rsidP="00000000" w:rsidRDefault="00000000" w:rsidRPr="00000000" w14:paraId="000000C3">
      <w:pPr>
        <w:numPr>
          <w:ilvl w:val="0"/>
          <w:numId w:val="19"/>
        </w:numPr>
        <w:spacing w:after="0" w:afterAutospacing="0" w:before="0" w:beforeAutospacing="0" w:line="276" w:lineRule="auto"/>
        <w:ind w:left="720" w:hanging="360"/>
        <w:jc w:val="both"/>
        <w:rPr>
          <w:sz w:val="26"/>
          <w:szCs w:val="26"/>
        </w:rPr>
      </w:pPr>
      <w:r w:rsidDel="00000000" w:rsidR="00000000" w:rsidRPr="00000000">
        <w:rPr>
          <w:sz w:val="26"/>
          <w:szCs w:val="26"/>
          <w:rtl w:val="0"/>
        </w:rPr>
        <w:t xml:space="preserve">After completing the session the user can save the season details or may not. Before saving the session he can put an efficiency score featuring the effectiveness and productivity measure of the session which will be used later on in getting different insights. </w:t>
      </w:r>
    </w:p>
    <w:p w:rsidR="00000000" w:rsidDel="00000000" w:rsidP="00000000" w:rsidRDefault="00000000" w:rsidRPr="00000000" w14:paraId="000000C4">
      <w:pPr>
        <w:numPr>
          <w:ilvl w:val="0"/>
          <w:numId w:val="19"/>
        </w:numPr>
        <w:spacing w:after="240" w:before="0" w:beforeAutospacing="0" w:line="276" w:lineRule="auto"/>
        <w:ind w:left="720" w:hanging="360"/>
        <w:jc w:val="both"/>
        <w:rPr>
          <w:sz w:val="26"/>
          <w:szCs w:val="26"/>
        </w:rPr>
      </w:pPr>
      <w:r w:rsidDel="00000000" w:rsidR="00000000" w:rsidRPr="00000000">
        <w:rPr>
          <w:sz w:val="26"/>
          <w:szCs w:val="26"/>
          <w:rtl w:val="0"/>
        </w:rPr>
        <w:t xml:space="preserve">Users can see his previous session details to keep track what he did in previous sessions and what was their outcome and goal.</w:t>
      </w:r>
      <w:r w:rsidDel="00000000" w:rsidR="00000000" w:rsidRPr="00000000">
        <w:rPr>
          <w:rtl w:val="0"/>
        </w:rPr>
      </w:r>
    </w:p>
    <w:p w:rsidR="00000000" w:rsidDel="00000000" w:rsidP="00000000" w:rsidRDefault="00000000" w:rsidRPr="00000000" w14:paraId="000000C5">
      <w:pPr>
        <w:pStyle w:val="Heading4"/>
        <w:keepNext w:val="0"/>
        <w:keepLines w:val="0"/>
        <w:spacing w:after="40" w:before="240" w:line="276" w:lineRule="auto"/>
        <w:jc w:val="both"/>
        <w:rPr>
          <w:b w:val="1"/>
          <w:color w:val="000000"/>
          <w:sz w:val="26"/>
          <w:szCs w:val="26"/>
        </w:rPr>
      </w:pPr>
      <w:bookmarkStart w:colFirst="0" w:colLast="0" w:name="_nbuz1lz70ms3" w:id="7"/>
      <w:bookmarkEnd w:id="7"/>
      <w:r w:rsidDel="00000000" w:rsidR="00000000" w:rsidRPr="00000000">
        <w:rPr>
          <w:b w:val="1"/>
          <w:color w:val="000000"/>
          <w:sz w:val="26"/>
          <w:szCs w:val="26"/>
          <w:rtl w:val="0"/>
        </w:rPr>
        <w:t xml:space="preserve">3.8 Deep Work Analytics</w:t>
      </w:r>
    </w:p>
    <w:p w:rsidR="00000000" w:rsidDel="00000000" w:rsidP="00000000" w:rsidRDefault="00000000" w:rsidRPr="00000000" w14:paraId="000000C6">
      <w:pPr>
        <w:spacing w:after="240" w:before="240" w:line="276" w:lineRule="auto"/>
        <w:jc w:val="both"/>
        <w:rPr>
          <w:sz w:val="26"/>
          <w:szCs w:val="26"/>
        </w:rPr>
      </w:pPr>
      <w:r w:rsidDel="00000000" w:rsidR="00000000" w:rsidRPr="00000000">
        <w:rPr>
          <w:sz w:val="26"/>
          <w:szCs w:val="26"/>
          <w:rtl w:val="0"/>
        </w:rPr>
        <w:t xml:space="preserve">As a user,I want to monitor my deep work sessions,so that I can identify the time periods when I am most productive.</w:t>
      </w:r>
    </w:p>
    <w:p w:rsidR="00000000" w:rsidDel="00000000" w:rsidP="00000000" w:rsidRDefault="00000000" w:rsidRPr="00000000" w14:paraId="000000C7">
      <w:pPr>
        <w:numPr>
          <w:ilvl w:val="0"/>
          <w:numId w:val="13"/>
        </w:numPr>
        <w:spacing w:after="0" w:afterAutospacing="0" w:before="240" w:line="276" w:lineRule="auto"/>
        <w:ind w:left="720" w:hanging="360"/>
        <w:rPr>
          <w:sz w:val="26"/>
          <w:szCs w:val="26"/>
        </w:rPr>
      </w:pPr>
      <w:r w:rsidDel="00000000" w:rsidR="00000000" w:rsidRPr="00000000">
        <w:rPr>
          <w:sz w:val="26"/>
          <w:szCs w:val="26"/>
          <w:rtl w:val="0"/>
        </w:rPr>
        <w:t xml:space="preserve">Scenario:</w:t>
      </w:r>
    </w:p>
    <w:p w:rsidR="00000000" w:rsidDel="00000000" w:rsidP="00000000" w:rsidRDefault="00000000" w:rsidRPr="00000000" w14:paraId="000000C8">
      <w:pPr>
        <w:numPr>
          <w:ilvl w:val="1"/>
          <w:numId w:val="13"/>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user can see different time distributions that he spent on the sessions on the site along with their efficiency scores.</w:t>
      </w:r>
    </w:p>
    <w:p w:rsidR="00000000" w:rsidDel="00000000" w:rsidP="00000000" w:rsidRDefault="00000000" w:rsidRPr="00000000" w14:paraId="000000C9">
      <w:pPr>
        <w:numPr>
          <w:ilvl w:val="1"/>
          <w:numId w:val="13"/>
        </w:numPr>
        <w:spacing w:after="0" w:afterAutospacing="0" w:before="0" w:beforeAutospacing="0" w:line="276" w:lineRule="auto"/>
        <w:ind w:left="1440" w:hanging="360"/>
        <w:rPr>
          <w:sz w:val="26"/>
          <w:szCs w:val="26"/>
        </w:rPr>
      </w:pPr>
      <w:r w:rsidDel="00000000" w:rsidR="00000000" w:rsidRPr="00000000">
        <w:rPr>
          <w:sz w:val="26"/>
          <w:szCs w:val="26"/>
          <w:rtl w:val="0"/>
        </w:rPr>
        <w:t xml:space="preserve">For more personalized results the user can set a previous number day's consideration and only on those days session will be considered giving the user more accurate and fine tuned results.</w:t>
      </w:r>
    </w:p>
    <w:p w:rsidR="00000000" w:rsidDel="00000000" w:rsidP="00000000" w:rsidRDefault="00000000" w:rsidRPr="00000000" w14:paraId="000000CA">
      <w:pPr>
        <w:numPr>
          <w:ilvl w:val="1"/>
          <w:numId w:val="13"/>
        </w:numPr>
        <w:spacing w:after="0" w:afterAutospacing="0" w:before="0" w:beforeAutospacing="0" w:line="276" w:lineRule="auto"/>
        <w:ind w:left="1440" w:hanging="360"/>
        <w:rPr>
          <w:sz w:val="26"/>
          <w:szCs w:val="26"/>
          <w:u w:val="none"/>
        </w:rPr>
      </w:pPr>
      <w:r w:rsidDel="00000000" w:rsidR="00000000" w:rsidRPr="00000000">
        <w:rPr>
          <w:sz w:val="26"/>
          <w:szCs w:val="26"/>
          <w:rtl w:val="0"/>
        </w:rPr>
        <w:t xml:space="preserve">Different methods are there timely (Day, Evening,Night) or hourly basis can be set to see the results.</w:t>
      </w:r>
    </w:p>
    <w:p w:rsidR="00000000" w:rsidDel="00000000" w:rsidP="00000000" w:rsidRDefault="00000000" w:rsidRPr="00000000" w14:paraId="000000CB">
      <w:pPr>
        <w:numPr>
          <w:ilvl w:val="1"/>
          <w:numId w:val="13"/>
        </w:numPr>
        <w:spacing w:after="240" w:before="0" w:beforeAutospacing="0" w:line="276" w:lineRule="auto"/>
        <w:ind w:left="1440" w:hanging="360"/>
        <w:rPr>
          <w:sz w:val="26"/>
          <w:szCs w:val="26"/>
          <w:u w:val="none"/>
        </w:rPr>
      </w:pPr>
      <w:r w:rsidDel="00000000" w:rsidR="00000000" w:rsidRPr="00000000">
        <w:rPr>
          <w:sz w:val="26"/>
          <w:szCs w:val="26"/>
          <w:rtl w:val="0"/>
        </w:rPr>
        <w:t xml:space="preserve">Different indicators and insight are there to show productive measures giving users more accurate and precise deep working analytical results.</w:t>
      </w:r>
    </w:p>
    <w:p w:rsidR="00000000" w:rsidDel="00000000" w:rsidP="00000000" w:rsidRDefault="00000000" w:rsidRPr="00000000" w14:paraId="000000CC">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0CD">
      <w:pPr>
        <w:pStyle w:val="Heading4"/>
        <w:keepNext w:val="0"/>
        <w:keepLines w:val="0"/>
        <w:spacing w:after="40" w:before="240" w:line="276" w:lineRule="auto"/>
        <w:jc w:val="both"/>
        <w:rPr>
          <w:b w:val="1"/>
          <w:color w:val="000000"/>
          <w:sz w:val="26"/>
          <w:szCs w:val="26"/>
        </w:rPr>
      </w:pPr>
      <w:bookmarkStart w:colFirst="0" w:colLast="0" w:name="_l0a0vg9v431s" w:id="8"/>
      <w:bookmarkEnd w:id="8"/>
      <w:r w:rsidDel="00000000" w:rsidR="00000000" w:rsidRPr="00000000">
        <w:rPr>
          <w:b w:val="1"/>
          <w:color w:val="000000"/>
          <w:sz w:val="26"/>
          <w:szCs w:val="26"/>
          <w:rtl w:val="0"/>
        </w:rPr>
        <w:t xml:space="preserve">3.9 Collaborative and Competitive Environment</w:t>
      </w:r>
    </w:p>
    <w:p w:rsidR="00000000" w:rsidDel="00000000" w:rsidP="00000000" w:rsidRDefault="00000000" w:rsidRPr="00000000" w14:paraId="000000CE">
      <w:pPr>
        <w:spacing w:after="240" w:before="240" w:line="276" w:lineRule="auto"/>
        <w:jc w:val="both"/>
        <w:rPr>
          <w:sz w:val="26"/>
          <w:szCs w:val="26"/>
        </w:rPr>
      </w:pPr>
      <w:r w:rsidDel="00000000" w:rsidR="00000000" w:rsidRPr="00000000">
        <w:rPr>
          <w:sz w:val="26"/>
          <w:szCs w:val="26"/>
          <w:rtl w:val="0"/>
        </w:rPr>
        <w:t xml:space="preserve">As a user,I want to share my task with others,so that I can collaborate and compete to stay motivated.</w:t>
      </w:r>
    </w:p>
    <w:p w:rsidR="00000000" w:rsidDel="00000000" w:rsidP="00000000" w:rsidRDefault="00000000" w:rsidRPr="00000000" w14:paraId="000000CF">
      <w:pPr>
        <w:numPr>
          <w:ilvl w:val="0"/>
          <w:numId w:val="6"/>
        </w:numPr>
        <w:spacing w:after="0" w:afterAutospacing="0" w:before="240" w:line="276" w:lineRule="auto"/>
        <w:ind w:left="720" w:hanging="360"/>
        <w:rPr>
          <w:sz w:val="26"/>
          <w:szCs w:val="26"/>
        </w:rPr>
      </w:pPr>
      <w:r w:rsidDel="00000000" w:rsidR="00000000" w:rsidRPr="00000000">
        <w:rPr>
          <w:sz w:val="26"/>
          <w:szCs w:val="26"/>
          <w:rtl w:val="0"/>
        </w:rPr>
        <w:t xml:space="preserve">Scenario:</w:t>
      </w:r>
    </w:p>
    <w:p w:rsidR="00000000" w:rsidDel="00000000" w:rsidP="00000000" w:rsidRDefault="00000000" w:rsidRPr="00000000" w14:paraId="000000D0">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The user can create a team and add team members.</w:t>
      </w:r>
    </w:p>
    <w:p w:rsidR="00000000" w:rsidDel="00000000" w:rsidP="00000000" w:rsidRDefault="00000000" w:rsidRPr="00000000" w14:paraId="000000D1">
      <w:pPr>
        <w:numPr>
          <w:ilvl w:val="1"/>
          <w:numId w:val="6"/>
        </w:numPr>
        <w:spacing w:after="0" w:afterAutospacing="0" w:before="0" w:beforeAutospacing="0" w:line="276" w:lineRule="auto"/>
        <w:ind w:left="1440" w:hanging="360"/>
        <w:rPr>
          <w:sz w:val="26"/>
          <w:szCs w:val="26"/>
          <w:u w:val="none"/>
        </w:rPr>
      </w:pPr>
      <w:r w:rsidDel="00000000" w:rsidR="00000000" w:rsidRPr="00000000">
        <w:rPr>
          <w:sz w:val="26"/>
          <w:szCs w:val="26"/>
          <w:rtl w:val="0"/>
        </w:rPr>
        <w:t xml:space="preserve">Only a team owner will be able to add tasks within a team,invite others to the team or accept requests to join the team and change team details . But team names can be changed and have to be unique within the system.</w:t>
      </w:r>
    </w:p>
    <w:p w:rsidR="00000000" w:rsidDel="00000000" w:rsidP="00000000" w:rsidRDefault="00000000" w:rsidRPr="00000000" w14:paraId="000000D2">
      <w:pPr>
        <w:numPr>
          <w:ilvl w:val="1"/>
          <w:numId w:val="6"/>
        </w:numPr>
        <w:spacing w:after="0" w:afterAutospacing="0" w:before="0" w:beforeAutospacing="0" w:line="276" w:lineRule="auto"/>
        <w:ind w:left="1440" w:hanging="360"/>
        <w:rPr>
          <w:sz w:val="26"/>
          <w:szCs w:val="26"/>
        </w:rPr>
      </w:pPr>
      <w:r w:rsidDel="00000000" w:rsidR="00000000" w:rsidRPr="00000000">
        <w:rPr>
          <w:sz w:val="26"/>
          <w:szCs w:val="26"/>
          <w:rtl w:val="0"/>
        </w:rPr>
        <w:t xml:space="preserve">Once a task is assigned in a team all the team members get notified and get access to the task. And if  a task is removed from the team all the team members lose access to that removed task.If a user left a team then he loses access to all the team tasks participation.</w:t>
      </w:r>
    </w:p>
    <w:p w:rsidR="00000000" w:rsidDel="00000000" w:rsidP="00000000" w:rsidRDefault="00000000" w:rsidRPr="00000000" w14:paraId="000000D3">
      <w:pPr>
        <w:numPr>
          <w:ilvl w:val="1"/>
          <w:numId w:val="6"/>
        </w:numPr>
        <w:spacing w:after="0" w:afterAutospacing="0" w:before="0" w:beforeAutospacing="0" w:line="276" w:lineRule="auto"/>
        <w:ind w:left="1440" w:hanging="360"/>
        <w:rPr>
          <w:sz w:val="26"/>
          <w:szCs w:val="26"/>
          <w:u w:val="none"/>
        </w:rPr>
      </w:pPr>
      <w:r w:rsidDel="00000000" w:rsidR="00000000" w:rsidRPr="00000000">
        <w:rPr>
          <w:sz w:val="26"/>
          <w:szCs w:val="26"/>
          <w:rtl w:val="0"/>
        </w:rPr>
        <w:t xml:space="preserve">Any event on the team like team members' addition or removal , changing team details is kept at the team history. Which the team members can see.</w:t>
      </w:r>
    </w:p>
    <w:p w:rsidR="00000000" w:rsidDel="00000000" w:rsidP="00000000" w:rsidRDefault="00000000" w:rsidRPr="00000000" w14:paraId="000000D4">
      <w:pPr>
        <w:numPr>
          <w:ilvl w:val="1"/>
          <w:numId w:val="6"/>
        </w:numPr>
        <w:spacing w:after="240" w:before="0" w:beforeAutospacing="0" w:line="276" w:lineRule="auto"/>
        <w:ind w:left="1440" w:hanging="360"/>
        <w:rPr>
          <w:sz w:val="26"/>
          <w:szCs w:val="26"/>
          <w:u w:val="none"/>
        </w:rPr>
      </w:pPr>
      <w:r w:rsidDel="00000000" w:rsidR="00000000" w:rsidRPr="00000000">
        <w:rPr>
          <w:sz w:val="26"/>
          <w:szCs w:val="26"/>
          <w:rtl w:val="0"/>
        </w:rPr>
        <w:t xml:space="preserve">Users can perform chatting in a team chat box to share their opinions and ideas.</w:t>
      </w:r>
    </w:p>
    <w:p w:rsidR="00000000" w:rsidDel="00000000" w:rsidP="00000000" w:rsidRDefault="00000000" w:rsidRPr="00000000" w14:paraId="000000D5">
      <w:pPr>
        <w:spacing w:after="240" w:before="240" w:line="276" w:lineRule="auto"/>
        <w:ind w:left="1440" w:firstLine="0"/>
        <w:rPr>
          <w:sz w:val="26"/>
          <w:szCs w:val="26"/>
        </w:rPr>
      </w:pPr>
      <w:r w:rsidDel="00000000" w:rsidR="00000000" w:rsidRPr="00000000">
        <w:rPr>
          <w:rtl w:val="0"/>
        </w:rPr>
      </w:r>
    </w:p>
    <w:p w:rsidR="00000000" w:rsidDel="00000000" w:rsidP="00000000" w:rsidRDefault="00000000" w:rsidRPr="00000000" w14:paraId="000000D6">
      <w:pPr>
        <w:spacing w:after="240" w:before="240" w:line="276" w:lineRule="auto"/>
        <w:ind w:left="1440" w:firstLine="0"/>
        <w:rPr>
          <w:sz w:val="26"/>
          <w:szCs w:val="26"/>
        </w:rPr>
      </w:pPr>
      <w:r w:rsidDel="00000000" w:rsidR="00000000" w:rsidRPr="00000000">
        <w:rPr>
          <w:rtl w:val="0"/>
        </w:rPr>
      </w:r>
    </w:p>
    <w:p w:rsidR="00000000" w:rsidDel="00000000" w:rsidP="00000000" w:rsidRDefault="00000000" w:rsidRPr="00000000" w14:paraId="000000D7">
      <w:pPr>
        <w:spacing w:after="240" w:before="240" w:line="276" w:lineRule="auto"/>
        <w:ind w:left="0" w:firstLine="0"/>
        <w:rPr>
          <w:color w:val="4a86e8"/>
          <w:sz w:val="30"/>
          <w:szCs w:val="30"/>
        </w:rPr>
      </w:pPr>
      <w:r w:rsidDel="00000000" w:rsidR="00000000" w:rsidRPr="00000000">
        <w:rPr>
          <w:color w:val="4a86e8"/>
          <w:sz w:val="30"/>
          <w:szCs w:val="30"/>
          <w:rtl w:val="0"/>
        </w:rPr>
        <w:t xml:space="preserve">4. TimeWise Labs</w:t>
      </w:r>
    </w:p>
    <w:p w:rsidR="00000000" w:rsidDel="00000000" w:rsidP="00000000" w:rsidRDefault="00000000" w:rsidRPr="00000000" w14:paraId="000000D8">
      <w:pPr>
        <w:spacing w:after="240" w:before="240" w:line="276" w:lineRule="auto"/>
        <w:ind w:left="0" w:firstLine="0"/>
        <w:rPr>
          <w:sz w:val="26"/>
          <w:szCs w:val="26"/>
        </w:rPr>
      </w:pPr>
      <w:r w:rsidDel="00000000" w:rsidR="00000000" w:rsidRPr="00000000">
        <w:rPr>
          <w:sz w:val="26"/>
          <w:szCs w:val="26"/>
          <w:rtl w:val="0"/>
        </w:rPr>
        <w:t xml:space="preserve">.TimeWise Labs is our latest extension to TimeWise.The main motive of this section is to use</w:t>
      </w:r>
      <w:r w:rsidDel="00000000" w:rsidR="00000000" w:rsidRPr="00000000">
        <w:rPr>
          <w:b w:val="1"/>
          <w:sz w:val="26"/>
          <w:szCs w:val="26"/>
          <w:rtl w:val="0"/>
        </w:rPr>
        <w:t xml:space="preserve"> Artificial Intelligence(AI)</w:t>
      </w:r>
      <w:r w:rsidDel="00000000" w:rsidR="00000000" w:rsidRPr="00000000">
        <w:rPr>
          <w:sz w:val="26"/>
          <w:szCs w:val="26"/>
          <w:rtl w:val="0"/>
        </w:rPr>
        <w:t xml:space="preserve"> to help automating manual tasks, giving insights, generating content to increase the productivity of task management and its related activities. Following are some of the ways AI has been used within the TimeWise:</w:t>
      </w:r>
    </w:p>
    <w:p w:rsidR="00000000" w:rsidDel="00000000" w:rsidP="00000000" w:rsidRDefault="00000000" w:rsidRPr="00000000" w14:paraId="000000D9">
      <w:pPr>
        <w:spacing w:after="240" w:before="240" w:line="276" w:lineRule="auto"/>
        <w:ind w:left="0" w:firstLine="0"/>
        <w:rPr>
          <w:sz w:val="26"/>
          <w:szCs w:val="26"/>
        </w:rPr>
      </w:pPr>
      <w:r w:rsidDel="00000000" w:rsidR="00000000" w:rsidRPr="00000000">
        <w:rPr>
          <w:b w:val="1"/>
          <w:sz w:val="26"/>
          <w:szCs w:val="26"/>
          <w:rtl w:val="0"/>
        </w:rPr>
        <w:t xml:space="preserve">4.1 Generating Roadmap: </w:t>
      </w:r>
      <w:r w:rsidDel="00000000" w:rsidR="00000000" w:rsidRPr="00000000">
        <w:rPr>
          <w:sz w:val="26"/>
          <w:szCs w:val="26"/>
          <w:rtl w:val="0"/>
        </w:rPr>
        <w:t xml:space="preserve">To create a task or set or task the user had to manually set the task name and its corresponding task todos which can be difficult especially for creating a task for which the user don't have any prior knowledge like setting tasks for learning a new language or organizing a sports tournament. So the user can set a goal for a roadmap optionally he can also set other parameters like deadline, no of tasks or extra prompt to regain the roadmap generation and our system based on that with the help of AI will generate a set of tasks to complete the roadmap with the defined goal. After getting the generated task the user can modify the task details and then can save them in the database and perform these tasks just like other tasks(sharing with team, updating task status and so on).</w:t>
      </w:r>
    </w:p>
    <w:p w:rsidR="00000000" w:rsidDel="00000000" w:rsidP="00000000" w:rsidRDefault="00000000" w:rsidRPr="00000000" w14:paraId="000000DA">
      <w:pPr>
        <w:spacing w:after="240" w:before="240" w:line="276" w:lineRule="auto"/>
        <w:ind w:left="0" w:firstLine="0"/>
        <w:rPr>
          <w:sz w:val="26"/>
          <w:szCs w:val="26"/>
        </w:rPr>
      </w:pPr>
      <w:r w:rsidDel="00000000" w:rsidR="00000000" w:rsidRPr="00000000">
        <w:rPr>
          <w:b w:val="1"/>
          <w:sz w:val="26"/>
          <w:szCs w:val="26"/>
          <w:rtl w:val="0"/>
        </w:rPr>
        <w:t xml:space="preserve">4.2 Autocompleting Message and Feedback: </w:t>
      </w:r>
      <w:r w:rsidDel="00000000" w:rsidR="00000000" w:rsidRPr="00000000">
        <w:rPr>
          <w:sz w:val="26"/>
          <w:szCs w:val="26"/>
          <w:rtl w:val="0"/>
        </w:rPr>
        <w:t xml:space="preserve">To draft and write a message or feedback to others it can be difficult to sum up or summarize a concept or idea . So the user can just pass the message subject and our system will generate a compact and insightful message or feedback which the user can revise and update and then send to the other user.</w:t>
      </w:r>
    </w:p>
    <w:p w:rsidR="00000000" w:rsidDel="00000000" w:rsidP="00000000" w:rsidRDefault="00000000" w:rsidRPr="00000000" w14:paraId="000000DB">
      <w:pPr>
        <w:spacing w:after="240" w:before="240" w:line="276" w:lineRule="auto"/>
        <w:ind w:left="0" w:firstLine="0"/>
        <w:rPr>
          <w:sz w:val="26"/>
          <w:szCs w:val="26"/>
        </w:rPr>
      </w:pPr>
      <w:r w:rsidDel="00000000" w:rsidR="00000000" w:rsidRPr="00000000">
        <w:rPr>
          <w:b w:val="1"/>
          <w:sz w:val="26"/>
          <w:szCs w:val="26"/>
          <w:rtl w:val="0"/>
        </w:rPr>
        <w:t xml:space="preserve">4.3 Creating A Session Outline:</w:t>
      </w:r>
      <w:r w:rsidDel="00000000" w:rsidR="00000000" w:rsidRPr="00000000">
        <w:rPr>
          <w:sz w:val="26"/>
          <w:szCs w:val="26"/>
          <w:rtl w:val="0"/>
        </w:rPr>
        <w:t xml:space="preserve"> During creating or performing a session a user may not have a clear idea or clue what task should they perform or perform first and also what should be the goal and outcome of the session . For that our system will analyze the user's existing tasks like tasks priority deadline  current progress and will create a session outline containing session goal outcome and set of tasks that the user can perform in that session . This can help the user to focus on the task to perform and things to do rather than what to do .</w:t>
      </w:r>
    </w:p>
    <w:p w:rsidR="00000000" w:rsidDel="00000000" w:rsidP="00000000" w:rsidRDefault="00000000" w:rsidRPr="00000000" w14:paraId="000000DC">
      <w:pPr>
        <w:spacing w:after="240" w:before="240" w:line="276" w:lineRule="auto"/>
        <w:ind w:left="0" w:firstLine="0"/>
        <w:rPr>
          <w:sz w:val="26"/>
          <w:szCs w:val="26"/>
        </w:rPr>
      </w:pPr>
      <w:r w:rsidDel="00000000" w:rsidR="00000000" w:rsidRPr="00000000">
        <w:rPr>
          <w:b w:val="1"/>
          <w:sz w:val="26"/>
          <w:szCs w:val="26"/>
          <w:rtl w:val="0"/>
        </w:rPr>
        <w:t xml:space="preserve">4.4 Analyzing and Summarizing Contents:</w:t>
      </w:r>
      <w:r w:rsidDel="00000000" w:rsidR="00000000" w:rsidRPr="00000000">
        <w:rPr>
          <w:sz w:val="26"/>
          <w:szCs w:val="26"/>
          <w:rtl w:val="0"/>
        </w:rPr>
        <w:t xml:space="preserve"> The user may have a lot of messages or feedback in the inbox manually checking them can be boring and inefficient. And also all the contents like task profiles, previous session details, stats and deep work analytical results manually seeing them and getting the insights or actions to perform may be time consuming or difficult. So the user can tap the analyze button. Our system will analyze content and give insight and summarize results. While getting the result the user can set different analysis types like concise, standard, general and so on . along with that as a prompt the user and set the context based on which the user will get more precise and personalize results.</w:t>
      </w:r>
    </w:p>
    <w:p w:rsidR="00000000" w:rsidDel="00000000" w:rsidP="00000000" w:rsidRDefault="00000000" w:rsidRPr="00000000" w14:paraId="000000DD">
      <w:pPr>
        <w:spacing w:line="276" w:lineRule="auto"/>
        <w:jc w:val="both"/>
        <w:rPr>
          <w:color w:val="4a86e8"/>
          <w:sz w:val="30"/>
          <w:szCs w:val="30"/>
        </w:rPr>
      </w:pPr>
      <w:r w:rsidDel="00000000" w:rsidR="00000000" w:rsidRPr="00000000">
        <w:rPr>
          <w:color w:val="4a86e8"/>
          <w:sz w:val="30"/>
          <w:szCs w:val="30"/>
          <w:rtl w:val="0"/>
        </w:rPr>
        <w:t xml:space="preserve">5</w:t>
      </w:r>
      <w:r w:rsidDel="00000000" w:rsidR="00000000" w:rsidRPr="00000000">
        <w:rPr>
          <w:color w:val="4a86e8"/>
          <w:sz w:val="30"/>
          <w:szCs w:val="30"/>
          <w:rtl w:val="0"/>
        </w:rPr>
        <w:t xml:space="preserve">. Scenario Based Modeling </w:t>
      </w:r>
    </w:p>
    <w:p w:rsidR="00000000" w:rsidDel="00000000" w:rsidP="00000000" w:rsidRDefault="00000000" w:rsidRPr="00000000" w14:paraId="000000DE">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0DF">
      <w:pPr>
        <w:spacing w:line="276" w:lineRule="auto"/>
        <w:jc w:val="both"/>
        <w:rPr>
          <w:sz w:val="26"/>
          <w:szCs w:val="26"/>
        </w:rPr>
      </w:pPr>
      <w:r w:rsidDel="00000000" w:rsidR="00000000" w:rsidRPr="00000000">
        <w:rPr>
          <w:sz w:val="26"/>
          <w:szCs w:val="26"/>
          <w:rtl w:val="0"/>
        </w:rPr>
        <w:t xml:space="preserve">The success of a computer-based system depends highly on the user's satisfaction. So if we can create different scenarios of users interacting with our system we can target these interaction scenarios and make them </w:t>
      </w:r>
      <w:r w:rsidDel="00000000" w:rsidR="00000000" w:rsidRPr="00000000">
        <w:rPr>
          <w:sz w:val="26"/>
          <w:szCs w:val="26"/>
          <w:rtl w:val="0"/>
        </w:rPr>
        <w:t xml:space="preserve">useful</w:t>
      </w:r>
      <w:r w:rsidDel="00000000" w:rsidR="00000000" w:rsidRPr="00000000">
        <w:rPr>
          <w:sz w:val="26"/>
          <w:szCs w:val="26"/>
          <w:rtl w:val="0"/>
        </w:rPr>
        <w:t xml:space="preserve"> to give an overall good experience. Scenario based modeling highlights these users' interactions. This modeling uses different diagrams like use case diagram, activity diagram and swimlane diagram.These diagrams along with proper description and explanation are given below:</w:t>
      </w:r>
    </w:p>
    <w:p w:rsidR="00000000" w:rsidDel="00000000" w:rsidP="00000000" w:rsidRDefault="00000000" w:rsidRPr="00000000" w14:paraId="000000E0">
      <w:pPr>
        <w:spacing w:line="276" w:lineRule="auto"/>
        <w:jc w:val="both"/>
        <w:rPr>
          <w:sz w:val="26"/>
          <w:szCs w:val="26"/>
        </w:rPr>
      </w:pPr>
      <w:r w:rsidDel="00000000" w:rsidR="00000000" w:rsidRPr="00000000">
        <w:rPr>
          <w:rtl w:val="0"/>
        </w:rPr>
      </w:r>
    </w:p>
    <w:p w:rsidR="00000000" w:rsidDel="00000000" w:rsidP="00000000" w:rsidRDefault="00000000" w:rsidRPr="00000000" w14:paraId="000000E1">
      <w:pPr>
        <w:spacing w:line="276" w:lineRule="auto"/>
        <w:jc w:val="both"/>
        <w:rPr>
          <w:color w:val="4a86e8"/>
          <w:sz w:val="28"/>
          <w:szCs w:val="28"/>
        </w:rPr>
      </w:pPr>
      <w:r w:rsidDel="00000000" w:rsidR="00000000" w:rsidRPr="00000000">
        <w:rPr>
          <w:color w:val="4a86e8"/>
          <w:sz w:val="28"/>
          <w:szCs w:val="28"/>
          <w:rtl w:val="0"/>
        </w:rPr>
        <w:t xml:space="preserve">5.1 Use Case Diagram: Timewise</w:t>
      </w:r>
    </w:p>
    <w:p w:rsidR="00000000" w:rsidDel="00000000" w:rsidP="00000000" w:rsidRDefault="00000000" w:rsidRPr="00000000" w14:paraId="000000E2">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0E3">
      <w:pPr>
        <w:spacing w:line="276" w:lineRule="auto"/>
        <w:jc w:val="both"/>
        <w:rPr>
          <w:sz w:val="26"/>
          <w:szCs w:val="26"/>
        </w:rPr>
      </w:pPr>
      <w:r w:rsidDel="00000000" w:rsidR="00000000" w:rsidRPr="00000000">
        <w:rPr>
          <w:sz w:val="26"/>
          <w:szCs w:val="26"/>
          <w:rtl w:val="0"/>
        </w:rPr>
        <w:t xml:space="preserve">A use case is a detailed description of how a user interacts with a system to accomplish a specific goal. It focuses on the user's perspective, outlining the steps involved. Primary actors are the main users directly interacting with the system and positioned at the left side , while secondary actors are external entities that provide or receive information but aren't directly using the system positioned at the right side.In the middle the main modules with which the user interacts are placed.Actors doesnt need to be physical person it can be intangible entity also like mail,third party software and so on.To show the interaction between modules and actors a line is drawn between actors and modules name. Now the use case diagram of TimeWise will be shown below:</w:t>
      </w:r>
    </w:p>
    <w:p w:rsidR="00000000" w:rsidDel="00000000" w:rsidP="00000000" w:rsidRDefault="00000000" w:rsidRPr="00000000" w14:paraId="000000E4">
      <w:pPr>
        <w:spacing w:line="276" w:lineRule="auto"/>
        <w:jc w:val="both"/>
        <w:rPr>
          <w:sz w:val="26"/>
          <w:szCs w:val="26"/>
        </w:rPr>
      </w:pPr>
      <w:r w:rsidDel="00000000" w:rsidR="00000000" w:rsidRPr="00000000">
        <w:rPr>
          <w:rtl w:val="0"/>
        </w:rPr>
      </w:r>
    </w:p>
    <w:p w:rsidR="00000000" w:rsidDel="00000000" w:rsidP="00000000" w:rsidRDefault="00000000" w:rsidRPr="00000000" w14:paraId="000000E5">
      <w:pPr>
        <w:spacing w:line="276" w:lineRule="auto"/>
        <w:jc w:val="both"/>
        <w:rPr>
          <w:color w:val="4a86e8"/>
          <w:sz w:val="28"/>
          <w:szCs w:val="28"/>
        </w:rPr>
      </w:pPr>
      <w:r w:rsidDel="00000000" w:rsidR="00000000" w:rsidRPr="00000000">
        <w:rPr>
          <w:color w:val="4a86e8"/>
          <w:sz w:val="28"/>
          <w:szCs w:val="28"/>
          <w:rtl w:val="0"/>
        </w:rPr>
        <w:t xml:space="preserve">5.1.1 Level 0</w:t>
      </w:r>
    </w:p>
    <w:p w:rsidR="00000000" w:rsidDel="00000000" w:rsidP="00000000" w:rsidRDefault="00000000" w:rsidRPr="00000000" w14:paraId="000000E6">
      <w:pPr>
        <w:spacing w:line="276" w:lineRule="auto"/>
        <w:jc w:val="both"/>
        <w:rPr>
          <w:sz w:val="28"/>
          <w:szCs w:val="28"/>
        </w:rPr>
      </w:pPr>
      <w:r w:rsidDel="00000000" w:rsidR="00000000" w:rsidRPr="00000000">
        <w:rPr>
          <w:b w:val="1"/>
          <w:sz w:val="26"/>
          <w:szCs w:val="26"/>
          <w:rtl w:val="0"/>
        </w:rPr>
        <w:t xml:space="preserve">Name:</w:t>
      </w:r>
      <w:r w:rsidDel="00000000" w:rsidR="00000000" w:rsidRPr="00000000">
        <w:rPr>
          <w:sz w:val="26"/>
          <w:szCs w:val="26"/>
          <w:rtl w:val="0"/>
        </w:rPr>
        <w:t xml:space="preserve"> TimeWise(A time and productivity management system)</w:t>
      </w:r>
      <w:r w:rsidDel="00000000" w:rsidR="00000000" w:rsidRPr="00000000">
        <w:rPr>
          <w:rtl w:val="0"/>
        </w:rPr>
      </w:r>
    </w:p>
    <w:p w:rsidR="00000000" w:rsidDel="00000000" w:rsidP="00000000" w:rsidRDefault="00000000" w:rsidRPr="00000000" w14:paraId="000000E7">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E8">
      <w:pPr>
        <w:spacing w:line="276" w:lineRule="auto"/>
        <w:jc w:val="both"/>
        <w:rPr>
          <w:sz w:val="26"/>
          <w:szCs w:val="26"/>
        </w:rPr>
      </w:pPr>
      <w:r w:rsidDel="00000000" w:rsidR="00000000" w:rsidRPr="00000000">
        <w:rPr>
          <w:b w:val="1"/>
          <w:sz w:val="26"/>
          <w:szCs w:val="26"/>
          <w:rtl w:val="0"/>
        </w:rPr>
        <w:t xml:space="preserve">Secondary Actor: </w:t>
      </w:r>
      <w:r w:rsidDel="00000000" w:rsidR="00000000" w:rsidRPr="00000000">
        <w:rPr>
          <w:sz w:val="26"/>
          <w:szCs w:val="26"/>
          <w:rtl w:val="0"/>
        </w:rPr>
        <w:t xml:space="preserve">Central Database,Notification System</w:t>
      </w:r>
    </w:p>
    <w:p w:rsidR="00000000" w:rsidDel="00000000" w:rsidP="00000000" w:rsidRDefault="00000000" w:rsidRPr="00000000" w14:paraId="000000E9">
      <w:pPr>
        <w:spacing w:line="276" w:lineRule="auto"/>
        <w:jc w:val="both"/>
        <w:rPr>
          <w:sz w:val="26"/>
          <w:szCs w:val="26"/>
        </w:rPr>
      </w:pPr>
      <w:r w:rsidDel="00000000" w:rsidR="00000000" w:rsidRPr="00000000">
        <w:rPr>
          <w:rtl w:val="0"/>
        </w:rPr>
      </w:r>
    </w:p>
    <w:p w:rsidR="00000000" w:rsidDel="00000000" w:rsidP="00000000" w:rsidRDefault="00000000" w:rsidRPr="00000000" w14:paraId="000000EA">
      <w:pPr>
        <w:spacing w:line="276" w:lineRule="auto"/>
        <w:jc w:val="both"/>
        <w:rPr>
          <w:sz w:val="26"/>
          <w:szCs w:val="26"/>
        </w:rPr>
      </w:pPr>
      <w:hyperlink r:id="rId10">
        <w:r w:rsidDel="00000000" w:rsidR="00000000" w:rsidRPr="00000000">
          <w:rPr>
            <w:sz w:val="26"/>
            <w:szCs w:val="26"/>
          </w:rPr>
          <w:drawing>
            <wp:inline distB="19050" distT="19050" distL="19050" distR="19050">
              <wp:extent cx="4529138" cy="1642922"/>
              <wp:effectExtent b="0" l="0" r="0" t="0"/>
              <wp:docPr id="21"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4529138" cy="164292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B">
      <w:pPr>
        <w:spacing w:line="276" w:lineRule="auto"/>
        <w:jc w:val="both"/>
        <w:rPr>
          <w:sz w:val="26"/>
          <w:szCs w:val="26"/>
        </w:rPr>
      </w:pPr>
      <w:r w:rsidDel="00000000" w:rsidR="00000000" w:rsidRPr="00000000">
        <w:rPr>
          <w:rtl w:val="0"/>
        </w:rPr>
      </w:r>
    </w:p>
    <w:p w:rsidR="00000000" w:rsidDel="00000000" w:rsidP="00000000" w:rsidRDefault="00000000" w:rsidRPr="00000000" w14:paraId="000000EC">
      <w:pPr>
        <w:spacing w:line="276" w:lineRule="auto"/>
        <w:jc w:val="both"/>
        <w:rPr>
          <w:sz w:val="28"/>
          <w:szCs w:val="28"/>
        </w:rPr>
      </w:pPr>
      <w:r w:rsidDel="00000000" w:rsidR="00000000" w:rsidRPr="00000000">
        <w:rPr>
          <w:sz w:val="26"/>
          <w:szCs w:val="26"/>
          <w:rtl w:val="0"/>
        </w:rPr>
        <w:t xml:space="preserve">               Figure 1: TimeWise(A time and productivity management system)</w:t>
      </w:r>
      <w:r w:rsidDel="00000000" w:rsidR="00000000" w:rsidRPr="00000000">
        <w:rPr>
          <w:rtl w:val="0"/>
        </w:rPr>
      </w:r>
    </w:p>
    <w:p w:rsidR="00000000" w:rsidDel="00000000" w:rsidP="00000000" w:rsidRDefault="00000000" w:rsidRPr="00000000" w14:paraId="000000ED">
      <w:pPr>
        <w:spacing w:line="276" w:lineRule="auto"/>
        <w:jc w:val="both"/>
        <w:rPr>
          <w:sz w:val="26"/>
          <w:szCs w:val="26"/>
        </w:rPr>
      </w:pPr>
      <w:r w:rsidDel="00000000" w:rsidR="00000000" w:rsidRPr="00000000">
        <w:rPr>
          <w:rtl w:val="0"/>
        </w:rPr>
      </w:r>
    </w:p>
    <w:p w:rsidR="00000000" w:rsidDel="00000000" w:rsidP="00000000" w:rsidRDefault="00000000" w:rsidRPr="00000000" w14:paraId="000000EE">
      <w:pPr>
        <w:spacing w:line="276" w:lineRule="auto"/>
        <w:jc w:val="both"/>
        <w:rPr>
          <w:sz w:val="26"/>
          <w:szCs w:val="26"/>
        </w:rPr>
      </w:pPr>
      <w:r w:rsidDel="00000000" w:rsidR="00000000" w:rsidRPr="00000000">
        <w:rPr>
          <w:rtl w:val="0"/>
        </w:rPr>
      </w:r>
    </w:p>
    <w:p w:rsidR="00000000" w:rsidDel="00000000" w:rsidP="00000000" w:rsidRDefault="00000000" w:rsidRPr="00000000" w14:paraId="000000EF">
      <w:pPr>
        <w:spacing w:line="276" w:lineRule="auto"/>
        <w:jc w:val="both"/>
        <w:rPr>
          <w:sz w:val="26"/>
          <w:szCs w:val="26"/>
        </w:rPr>
      </w:pPr>
      <w:r w:rsidDel="00000000" w:rsidR="00000000" w:rsidRPr="00000000">
        <w:rPr>
          <w:rtl w:val="0"/>
        </w:rPr>
      </w:r>
    </w:p>
    <w:p w:rsidR="00000000" w:rsidDel="00000000" w:rsidP="00000000" w:rsidRDefault="00000000" w:rsidRPr="00000000" w14:paraId="000000F0">
      <w:pPr>
        <w:spacing w:line="276" w:lineRule="auto"/>
        <w:jc w:val="both"/>
        <w:rPr>
          <w:sz w:val="26"/>
          <w:szCs w:val="26"/>
        </w:rPr>
      </w:pPr>
      <w:r w:rsidDel="00000000" w:rsidR="00000000" w:rsidRPr="00000000">
        <w:rPr>
          <w:rtl w:val="0"/>
        </w:rPr>
      </w:r>
    </w:p>
    <w:p w:rsidR="00000000" w:rsidDel="00000000" w:rsidP="00000000" w:rsidRDefault="00000000" w:rsidRPr="00000000" w14:paraId="000000F1">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0F2">
      <w:pPr>
        <w:spacing w:line="276" w:lineRule="auto"/>
        <w:jc w:val="both"/>
        <w:rPr>
          <w:color w:val="4a86e8"/>
          <w:sz w:val="30"/>
          <w:szCs w:val="30"/>
        </w:rPr>
      </w:pPr>
      <w:r w:rsidDel="00000000" w:rsidR="00000000" w:rsidRPr="00000000">
        <w:rPr>
          <w:color w:val="4a86e8"/>
          <w:sz w:val="30"/>
          <w:szCs w:val="30"/>
          <w:rtl w:val="0"/>
        </w:rPr>
        <w:t xml:space="preserve">5.1.2 Level 1</w:t>
      </w:r>
    </w:p>
    <w:p w:rsidR="00000000" w:rsidDel="00000000" w:rsidP="00000000" w:rsidRDefault="00000000" w:rsidRPr="00000000" w14:paraId="000000F3">
      <w:pPr>
        <w:numPr>
          <w:ilvl w:val="0"/>
          <w:numId w:val="17"/>
        </w:numPr>
        <w:spacing w:line="276" w:lineRule="auto"/>
        <w:ind w:left="720" w:hanging="360"/>
        <w:jc w:val="both"/>
        <w:rPr>
          <w:sz w:val="26"/>
          <w:szCs w:val="26"/>
          <w:u w:val="none"/>
        </w:rPr>
      </w:pPr>
      <w:r w:rsidDel="00000000" w:rsidR="00000000" w:rsidRPr="00000000">
        <w:rPr>
          <w:b w:val="1"/>
          <w:sz w:val="26"/>
          <w:szCs w:val="26"/>
          <w:rtl w:val="0"/>
        </w:rPr>
        <w:t xml:space="preserve">Name:</w:t>
      </w:r>
      <w:r w:rsidDel="00000000" w:rsidR="00000000" w:rsidRPr="00000000">
        <w:rPr>
          <w:sz w:val="26"/>
          <w:szCs w:val="26"/>
          <w:rtl w:val="0"/>
        </w:rPr>
        <w:t xml:space="preserve"> TimeWise System Details</w:t>
      </w:r>
    </w:p>
    <w:p w:rsidR="00000000" w:rsidDel="00000000" w:rsidP="00000000" w:rsidRDefault="00000000" w:rsidRPr="00000000" w14:paraId="000000F4">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0F5">
      <w:pPr>
        <w:spacing w:line="276" w:lineRule="auto"/>
        <w:jc w:val="both"/>
        <w:rPr>
          <w:sz w:val="26"/>
          <w:szCs w:val="26"/>
        </w:rPr>
      </w:pPr>
      <w:r w:rsidDel="00000000" w:rsidR="00000000" w:rsidRPr="00000000">
        <w:rPr>
          <w:b w:val="1"/>
          <w:sz w:val="26"/>
          <w:szCs w:val="26"/>
          <w:rtl w:val="0"/>
        </w:rPr>
        <w:t xml:space="preserve">Secondary Actor: </w:t>
      </w:r>
      <w:r w:rsidDel="00000000" w:rsidR="00000000" w:rsidRPr="00000000">
        <w:rPr>
          <w:sz w:val="26"/>
          <w:szCs w:val="26"/>
          <w:rtl w:val="0"/>
        </w:rPr>
        <w:t xml:space="preserve">Central Database,Notification System,Analytics Engine,Collaboration Engine,Statistics Engine</w:t>
      </w:r>
    </w:p>
    <w:p w:rsidR="00000000" w:rsidDel="00000000" w:rsidP="00000000" w:rsidRDefault="00000000" w:rsidRPr="00000000" w14:paraId="000000F6">
      <w:pPr>
        <w:spacing w:line="276" w:lineRule="auto"/>
        <w:jc w:val="both"/>
        <w:rPr>
          <w:sz w:val="26"/>
          <w:szCs w:val="26"/>
        </w:rPr>
      </w:pPr>
      <w:r w:rsidDel="00000000" w:rsidR="00000000" w:rsidRPr="00000000">
        <w:rPr>
          <w:rtl w:val="0"/>
        </w:rPr>
      </w:r>
    </w:p>
    <w:p w:rsidR="00000000" w:rsidDel="00000000" w:rsidP="00000000" w:rsidRDefault="00000000" w:rsidRPr="00000000" w14:paraId="000000F7">
      <w:pPr>
        <w:spacing w:line="276" w:lineRule="auto"/>
        <w:jc w:val="both"/>
        <w:rPr>
          <w:sz w:val="26"/>
          <w:szCs w:val="26"/>
        </w:rPr>
      </w:pPr>
      <w:r w:rsidDel="00000000" w:rsidR="00000000" w:rsidRPr="00000000">
        <w:rPr>
          <w:sz w:val="26"/>
          <w:szCs w:val="26"/>
        </w:rPr>
        <w:drawing>
          <wp:inline distB="114300" distT="114300" distL="114300" distR="114300">
            <wp:extent cx="5686425" cy="4629150"/>
            <wp:effectExtent b="0" l="0" r="0" t="0"/>
            <wp:docPr id="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8642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jc w:val="both"/>
        <w:rPr>
          <w:sz w:val="26"/>
          <w:szCs w:val="26"/>
        </w:rPr>
      </w:pPr>
      <w:r w:rsidDel="00000000" w:rsidR="00000000" w:rsidRPr="00000000">
        <w:rPr>
          <w:sz w:val="26"/>
          <w:szCs w:val="26"/>
          <w:rtl w:val="0"/>
        </w:rPr>
        <w:t xml:space="preserve">                                                     Figure 2: TimeWise System Details</w:t>
      </w:r>
    </w:p>
    <w:p w:rsidR="00000000" w:rsidDel="00000000" w:rsidP="00000000" w:rsidRDefault="00000000" w:rsidRPr="00000000" w14:paraId="000000F9">
      <w:pPr>
        <w:spacing w:line="276" w:lineRule="auto"/>
        <w:jc w:val="both"/>
        <w:rPr>
          <w:sz w:val="26"/>
          <w:szCs w:val="26"/>
        </w:rPr>
      </w:pPr>
      <w:r w:rsidDel="00000000" w:rsidR="00000000" w:rsidRPr="00000000">
        <w:rPr>
          <w:rtl w:val="0"/>
        </w:rPr>
      </w:r>
    </w:p>
    <w:p w:rsidR="00000000" w:rsidDel="00000000" w:rsidP="00000000" w:rsidRDefault="00000000" w:rsidRPr="00000000" w14:paraId="000000FA">
      <w:pPr>
        <w:spacing w:line="276" w:lineRule="auto"/>
        <w:jc w:val="both"/>
        <w:rPr>
          <w:sz w:val="26"/>
          <w:szCs w:val="26"/>
        </w:rPr>
      </w:pPr>
      <w:r w:rsidDel="00000000" w:rsidR="00000000" w:rsidRPr="00000000">
        <w:rPr>
          <w:rtl w:val="0"/>
        </w:rPr>
      </w:r>
    </w:p>
    <w:p w:rsidR="00000000" w:rsidDel="00000000" w:rsidP="00000000" w:rsidRDefault="00000000" w:rsidRPr="00000000" w14:paraId="000000FB">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FC">
      <w:pPr>
        <w:spacing w:line="276" w:lineRule="auto"/>
        <w:jc w:val="both"/>
        <w:rPr>
          <w:sz w:val="26"/>
          <w:szCs w:val="26"/>
        </w:rPr>
      </w:pPr>
      <w:r w:rsidDel="00000000" w:rsidR="00000000" w:rsidRPr="00000000">
        <w:rPr>
          <w:rtl w:val="0"/>
        </w:rPr>
      </w:r>
    </w:p>
    <w:p w:rsidR="00000000" w:rsidDel="00000000" w:rsidP="00000000" w:rsidRDefault="00000000" w:rsidRPr="00000000" w14:paraId="000000FD">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0FE">
      <w:pPr>
        <w:spacing w:line="276" w:lineRule="auto"/>
        <w:jc w:val="both"/>
        <w:rPr>
          <w:color w:val="4a86e8"/>
          <w:sz w:val="30"/>
          <w:szCs w:val="30"/>
        </w:rPr>
      </w:pPr>
      <w:r w:rsidDel="00000000" w:rsidR="00000000" w:rsidRPr="00000000">
        <w:rPr>
          <w:color w:val="4a86e8"/>
          <w:sz w:val="30"/>
          <w:szCs w:val="30"/>
          <w:rtl w:val="0"/>
        </w:rPr>
        <w:t xml:space="preserve">5.1.2.1 Level 1.1</w:t>
      </w:r>
    </w:p>
    <w:p w:rsidR="00000000" w:rsidDel="00000000" w:rsidP="00000000" w:rsidRDefault="00000000" w:rsidRPr="00000000" w14:paraId="000000FF">
      <w:pPr>
        <w:spacing w:line="276" w:lineRule="auto"/>
        <w:jc w:val="both"/>
        <w:rPr>
          <w:sz w:val="26"/>
          <w:szCs w:val="26"/>
        </w:rPr>
      </w:pPr>
      <w:r w:rsidDel="00000000" w:rsidR="00000000" w:rsidRPr="00000000">
        <w:rPr>
          <w:b w:val="1"/>
          <w:sz w:val="26"/>
          <w:szCs w:val="26"/>
          <w:rtl w:val="0"/>
        </w:rPr>
        <w:t xml:space="preserve">Name:</w:t>
      </w:r>
      <w:r w:rsidDel="00000000" w:rsidR="00000000" w:rsidRPr="00000000">
        <w:rPr>
          <w:sz w:val="26"/>
          <w:szCs w:val="26"/>
          <w:rtl w:val="0"/>
        </w:rPr>
        <w:t xml:space="preserve"> Users Account Management Module</w:t>
      </w:r>
    </w:p>
    <w:p w:rsidR="00000000" w:rsidDel="00000000" w:rsidP="00000000" w:rsidRDefault="00000000" w:rsidRPr="00000000" w14:paraId="00000100">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101">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w:t>
      </w:r>
    </w:p>
    <w:p w:rsidR="00000000" w:rsidDel="00000000" w:rsidP="00000000" w:rsidRDefault="00000000" w:rsidRPr="00000000" w14:paraId="00000102">
      <w:pPr>
        <w:spacing w:line="276" w:lineRule="auto"/>
        <w:jc w:val="both"/>
        <w:rPr>
          <w:sz w:val="26"/>
          <w:szCs w:val="26"/>
        </w:rPr>
      </w:pPr>
      <w:r w:rsidDel="00000000" w:rsidR="00000000" w:rsidRPr="00000000">
        <w:rPr>
          <w:rtl w:val="0"/>
        </w:rPr>
      </w:r>
    </w:p>
    <w:p w:rsidR="00000000" w:rsidDel="00000000" w:rsidP="00000000" w:rsidRDefault="00000000" w:rsidRPr="00000000" w14:paraId="00000103">
      <w:pPr>
        <w:spacing w:line="276" w:lineRule="auto"/>
        <w:jc w:val="both"/>
        <w:rPr>
          <w:sz w:val="26"/>
          <w:szCs w:val="26"/>
        </w:rPr>
      </w:pPr>
      <w:r w:rsidDel="00000000" w:rsidR="00000000" w:rsidRPr="00000000">
        <w:rPr>
          <w:rtl w:val="0"/>
        </w:rPr>
      </w:r>
    </w:p>
    <w:p w:rsidR="00000000" w:rsidDel="00000000" w:rsidP="00000000" w:rsidRDefault="00000000" w:rsidRPr="00000000" w14:paraId="00000104">
      <w:pPr>
        <w:spacing w:line="276" w:lineRule="auto"/>
        <w:jc w:val="both"/>
        <w:rPr>
          <w:sz w:val="26"/>
          <w:szCs w:val="26"/>
        </w:rPr>
      </w:pPr>
      <w:r w:rsidDel="00000000" w:rsidR="00000000" w:rsidRPr="00000000">
        <w:rPr>
          <w:rtl w:val="0"/>
        </w:rPr>
      </w:r>
    </w:p>
    <w:p w:rsidR="00000000" w:rsidDel="00000000" w:rsidP="00000000" w:rsidRDefault="00000000" w:rsidRPr="00000000" w14:paraId="00000105">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106">
      <w:pPr>
        <w:spacing w:line="276" w:lineRule="auto"/>
        <w:jc w:val="both"/>
        <w:rPr>
          <w:b w:val="1"/>
          <w:sz w:val="26"/>
          <w:szCs w:val="26"/>
        </w:rPr>
      </w:pPr>
      <w:r w:rsidDel="00000000" w:rsidR="00000000" w:rsidRPr="00000000">
        <w:rPr>
          <w:b w:val="1"/>
          <w:sz w:val="26"/>
          <w:szCs w:val="26"/>
        </w:rPr>
        <w:drawing>
          <wp:inline distB="114300" distT="114300" distL="114300" distR="114300">
            <wp:extent cx="5943600" cy="2603500"/>
            <wp:effectExtent b="0" l="0" r="0" t="0"/>
            <wp:docPr id="2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76" w:lineRule="auto"/>
        <w:ind w:left="2160" w:firstLine="720"/>
        <w:jc w:val="both"/>
        <w:rPr>
          <w:sz w:val="26"/>
          <w:szCs w:val="26"/>
        </w:rPr>
      </w:pPr>
      <w:r w:rsidDel="00000000" w:rsidR="00000000" w:rsidRPr="00000000">
        <w:rPr>
          <w:sz w:val="26"/>
          <w:szCs w:val="26"/>
          <w:rtl w:val="0"/>
        </w:rPr>
        <w:t xml:space="preserve">Figure 3: User Account Management Module</w:t>
      </w:r>
    </w:p>
    <w:p w:rsidR="00000000" w:rsidDel="00000000" w:rsidP="00000000" w:rsidRDefault="00000000" w:rsidRPr="00000000" w14:paraId="00000108">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109">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10A">
      <w:pPr>
        <w:spacing w:line="276" w:lineRule="auto"/>
        <w:jc w:val="both"/>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10B">
      <w:pPr>
        <w:spacing w:line="276" w:lineRule="auto"/>
        <w:jc w:val="both"/>
        <w:rPr>
          <w:sz w:val="26"/>
          <w:szCs w:val="26"/>
        </w:rPr>
      </w:pPr>
      <w:r w:rsidDel="00000000" w:rsidR="00000000" w:rsidRPr="00000000">
        <w:rPr>
          <w:sz w:val="26"/>
          <w:szCs w:val="26"/>
          <w:rtl w:val="0"/>
        </w:rPr>
        <w:t xml:space="preserve">Users will be able to login and registration by providing necessary credentials. They can manage their account by changing activity status or log out.their account. Users will also be able to modify their profile details and can see all of their information in the user dashboard. They can see their account related stats and can view other users' profiles and their operated tasks and participating teams.</w:t>
      </w:r>
    </w:p>
    <w:p w:rsidR="00000000" w:rsidDel="00000000" w:rsidP="00000000" w:rsidRDefault="00000000" w:rsidRPr="00000000" w14:paraId="0000010C">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10D">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10E">
      <w:pPr>
        <w:spacing w:line="276" w:lineRule="auto"/>
        <w:jc w:val="both"/>
        <w:rPr>
          <w:color w:val="4a86e8"/>
          <w:sz w:val="30"/>
          <w:szCs w:val="30"/>
        </w:rPr>
      </w:pPr>
      <w:r w:rsidDel="00000000" w:rsidR="00000000" w:rsidRPr="00000000">
        <w:rPr>
          <w:color w:val="4a86e8"/>
          <w:sz w:val="30"/>
          <w:szCs w:val="30"/>
          <w:rtl w:val="0"/>
        </w:rPr>
        <w:t xml:space="preserve">5.1.2.2 Level 1.2</w:t>
      </w:r>
    </w:p>
    <w:p w:rsidR="00000000" w:rsidDel="00000000" w:rsidP="00000000" w:rsidRDefault="00000000" w:rsidRPr="00000000" w14:paraId="0000010F">
      <w:pPr>
        <w:spacing w:line="276" w:lineRule="auto"/>
        <w:jc w:val="both"/>
        <w:rPr>
          <w:sz w:val="26"/>
          <w:szCs w:val="26"/>
        </w:rPr>
      </w:pPr>
      <w:r w:rsidDel="00000000" w:rsidR="00000000" w:rsidRPr="00000000">
        <w:rPr>
          <w:b w:val="1"/>
          <w:sz w:val="26"/>
          <w:szCs w:val="26"/>
          <w:rtl w:val="0"/>
        </w:rPr>
        <w:t xml:space="preserve">Name:</w:t>
      </w:r>
      <w:r w:rsidDel="00000000" w:rsidR="00000000" w:rsidRPr="00000000">
        <w:rPr>
          <w:sz w:val="26"/>
          <w:szCs w:val="26"/>
          <w:rtl w:val="0"/>
        </w:rPr>
        <w:t xml:space="preserve"> Task  Management Module</w:t>
      </w:r>
    </w:p>
    <w:p w:rsidR="00000000" w:rsidDel="00000000" w:rsidP="00000000" w:rsidRDefault="00000000" w:rsidRPr="00000000" w14:paraId="00000110">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111">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Central Database,AI service,Collaboration engine,Statistics Engine</w:t>
      </w:r>
    </w:p>
    <w:p w:rsidR="00000000" w:rsidDel="00000000" w:rsidP="00000000" w:rsidRDefault="00000000" w:rsidRPr="00000000" w14:paraId="00000112">
      <w:pPr>
        <w:spacing w:line="276" w:lineRule="auto"/>
        <w:jc w:val="both"/>
        <w:rPr>
          <w:sz w:val="26"/>
          <w:szCs w:val="26"/>
        </w:rPr>
      </w:pPr>
      <w:r w:rsidDel="00000000" w:rsidR="00000000" w:rsidRPr="00000000">
        <w:rPr>
          <w:rtl w:val="0"/>
        </w:rPr>
      </w:r>
    </w:p>
    <w:p w:rsidR="00000000" w:rsidDel="00000000" w:rsidP="00000000" w:rsidRDefault="00000000" w:rsidRPr="00000000" w14:paraId="00000113">
      <w:pPr>
        <w:spacing w:line="276" w:lineRule="auto"/>
        <w:jc w:val="both"/>
        <w:rPr>
          <w:b w:val="1"/>
          <w:sz w:val="26"/>
          <w:szCs w:val="26"/>
        </w:rPr>
      </w:pPr>
      <w:r w:rsidDel="00000000" w:rsidR="00000000" w:rsidRPr="00000000">
        <w:rPr>
          <w:sz w:val="26"/>
          <w:szCs w:val="26"/>
        </w:rPr>
        <w:drawing>
          <wp:inline distB="114300" distT="114300" distL="114300" distR="114300">
            <wp:extent cx="5943600" cy="3314700"/>
            <wp:effectExtent b="0" l="0" r="0" t="0"/>
            <wp:docPr id="2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76" w:lineRule="auto"/>
        <w:ind w:left="2880" w:firstLine="0"/>
        <w:jc w:val="both"/>
        <w:rPr>
          <w:sz w:val="26"/>
          <w:szCs w:val="26"/>
        </w:rPr>
      </w:pPr>
      <w:r w:rsidDel="00000000" w:rsidR="00000000" w:rsidRPr="00000000">
        <w:rPr>
          <w:sz w:val="26"/>
          <w:szCs w:val="26"/>
          <w:rtl w:val="0"/>
        </w:rPr>
        <w:t xml:space="preserve">Figure 4:</w:t>
      </w:r>
      <w:r w:rsidDel="00000000" w:rsidR="00000000" w:rsidRPr="00000000">
        <w:rPr>
          <w:b w:val="1"/>
          <w:sz w:val="26"/>
          <w:szCs w:val="26"/>
          <w:rtl w:val="0"/>
        </w:rPr>
        <w:t xml:space="preserve"> </w:t>
      </w:r>
      <w:r w:rsidDel="00000000" w:rsidR="00000000" w:rsidRPr="00000000">
        <w:rPr>
          <w:sz w:val="26"/>
          <w:szCs w:val="26"/>
          <w:rtl w:val="0"/>
        </w:rPr>
        <w:t xml:space="preserve">Task Management Module</w:t>
      </w:r>
    </w:p>
    <w:p w:rsidR="00000000" w:rsidDel="00000000" w:rsidP="00000000" w:rsidRDefault="00000000" w:rsidRPr="00000000" w14:paraId="00000115">
      <w:pPr>
        <w:spacing w:line="276" w:lineRule="auto"/>
        <w:ind w:left="2880" w:firstLine="0"/>
        <w:jc w:val="both"/>
        <w:rPr>
          <w:b w:val="1"/>
          <w:sz w:val="26"/>
          <w:szCs w:val="26"/>
        </w:rPr>
      </w:pPr>
      <w:r w:rsidDel="00000000" w:rsidR="00000000" w:rsidRPr="00000000">
        <w:rPr>
          <w:rtl w:val="0"/>
        </w:rPr>
      </w:r>
    </w:p>
    <w:p w:rsidR="00000000" w:rsidDel="00000000" w:rsidP="00000000" w:rsidRDefault="00000000" w:rsidRPr="00000000" w14:paraId="00000116">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117">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118">
      <w:pPr>
        <w:spacing w:line="276" w:lineRule="auto"/>
        <w:jc w:val="both"/>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119">
      <w:pPr>
        <w:spacing w:line="276" w:lineRule="auto"/>
        <w:jc w:val="both"/>
        <w:rPr/>
      </w:pPr>
      <w:r w:rsidDel="00000000" w:rsidR="00000000" w:rsidRPr="00000000">
        <w:rPr>
          <w:sz w:val="26"/>
          <w:szCs w:val="26"/>
          <w:rtl w:val="0"/>
        </w:rPr>
        <w:t xml:space="preserve">Users will be able to manage tasks like adding,updating tasks details. They can set and modify the details about task prioritization and completion. They can categorize,filter,sort and tag different tasks.They can share tasks with others, generate tasks through roadmap generation, add notes and comments,add and update task todo status.</w:t>
      </w:r>
      <w:r w:rsidDel="00000000" w:rsidR="00000000" w:rsidRPr="00000000">
        <w:rPr>
          <w:rtl w:val="0"/>
        </w:rPr>
      </w:r>
    </w:p>
    <w:p w:rsidR="00000000" w:rsidDel="00000000" w:rsidP="00000000" w:rsidRDefault="00000000" w:rsidRPr="00000000" w14:paraId="0000011A">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11B">
      <w:pPr>
        <w:spacing w:line="276" w:lineRule="auto"/>
        <w:jc w:val="both"/>
        <w:rPr>
          <w:color w:val="4a86e8"/>
          <w:sz w:val="30"/>
          <w:szCs w:val="30"/>
        </w:rPr>
      </w:pPr>
      <w:r w:rsidDel="00000000" w:rsidR="00000000" w:rsidRPr="00000000">
        <w:rPr>
          <w:color w:val="4a86e8"/>
          <w:sz w:val="30"/>
          <w:szCs w:val="30"/>
          <w:rtl w:val="0"/>
        </w:rPr>
        <w:t xml:space="preserve">5.1.2.3 Level 1.3</w:t>
      </w:r>
    </w:p>
    <w:p w:rsidR="00000000" w:rsidDel="00000000" w:rsidP="00000000" w:rsidRDefault="00000000" w:rsidRPr="00000000" w14:paraId="0000011C">
      <w:pPr>
        <w:spacing w:line="276" w:lineRule="auto"/>
        <w:jc w:val="both"/>
        <w:rPr>
          <w:sz w:val="26"/>
          <w:szCs w:val="26"/>
        </w:rPr>
      </w:pPr>
      <w:r w:rsidDel="00000000" w:rsidR="00000000" w:rsidRPr="00000000">
        <w:rPr>
          <w:b w:val="1"/>
          <w:sz w:val="26"/>
          <w:szCs w:val="26"/>
          <w:rtl w:val="0"/>
        </w:rPr>
        <w:t xml:space="preserve">Name:</w:t>
      </w:r>
      <w:r w:rsidDel="00000000" w:rsidR="00000000" w:rsidRPr="00000000">
        <w:rPr>
          <w:sz w:val="26"/>
          <w:szCs w:val="26"/>
          <w:rtl w:val="0"/>
        </w:rPr>
        <w:t xml:space="preserve"> Progress And Performance Report Generating Module</w:t>
      </w:r>
    </w:p>
    <w:p w:rsidR="00000000" w:rsidDel="00000000" w:rsidP="00000000" w:rsidRDefault="00000000" w:rsidRPr="00000000" w14:paraId="0000011D">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11E">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Database,Statistics engine,Collaboration engine,Analytics engine </w:t>
      </w:r>
    </w:p>
    <w:p w:rsidR="00000000" w:rsidDel="00000000" w:rsidP="00000000" w:rsidRDefault="00000000" w:rsidRPr="00000000" w14:paraId="0000011F">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120">
      <w:pPr>
        <w:spacing w:line="276" w:lineRule="auto"/>
        <w:jc w:val="both"/>
        <w:rPr>
          <w:sz w:val="26"/>
          <w:szCs w:val="26"/>
        </w:rPr>
      </w:pPr>
      <w:r w:rsidDel="00000000" w:rsidR="00000000" w:rsidRPr="00000000">
        <w:rPr>
          <w:rtl w:val="0"/>
        </w:rPr>
      </w:r>
    </w:p>
    <w:p w:rsidR="00000000" w:rsidDel="00000000" w:rsidP="00000000" w:rsidRDefault="00000000" w:rsidRPr="00000000" w14:paraId="00000121">
      <w:pPr>
        <w:spacing w:line="276" w:lineRule="auto"/>
        <w:jc w:val="both"/>
        <w:rPr>
          <w:sz w:val="26"/>
          <w:szCs w:val="26"/>
        </w:rPr>
      </w:pPr>
      <w:r w:rsidDel="00000000" w:rsidR="00000000" w:rsidRPr="00000000">
        <w:rPr>
          <w:sz w:val="26"/>
          <w:szCs w:val="26"/>
        </w:rPr>
        <w:drawing>
          <wp:inline distB="114300" distT="114300" distL="114300" distR="114300">
            <wp:extent cx="5943600" cy="33655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jc w:val="both"/>
        <w:rPr>
          <w:sz w:val="26"/>
          <w:szCs w:val="26"/>
        </w:rPr>
      </w:pPr>
      <w:r w:rsidDel="00000000" w:rsidR="00000000" w:rsidRPr="00000000">
        <w:rPr>
          <w:rtl w:val="0"/>
        </w:rPr>
      </w:r>
    </w:p>
    <w:p w:rsidR="00000000" w:rsidDel="00000000" w:rsidP="00000000" w:rsidRDefault="00000000" w:rsidRPr="00000000" w14:paraId="00000123">
      <w:pPr>
        <w:spacing w:line="276" w:lineRule="auto"/>
        <w:jc w:val="both"/>
        <w:rPr>
          <w:sz w:val="26"/>
          <w:szCs w:val="26"/>
        </w:rPr>
      </w:pPr>
      <w:r w:rsidDel="00000000" w:rsidR="00000000" w:rsidRPr="00000000">
        <w:rPr>
          <w:sz w:val="26"/>
          <w:szCs w:val="26"/>
          <w:rtl w:val="0"/>
        </w:rPr>
        <w:t xml:space="preserve">                                  Figure 5:</w:t>
      </w:r>
      <w:r w:rsidDel="00000000" w:rsidR="00000000" w:rsidRPr="00000000">
        <w:rPr>
          <w:b w:val="1"/>
          <w:sz w:val="26"/>
          <w:szCs w:val="26"/>
          <w:rtl w:val="0"/>
        </w:rPr>
        <w:t xml:space="preserve"> </w:t>
      </w:r>
      <w:r w:rsidDel="00000000" w:rsidR="00000000" w:rsidRPr="00000000">
        <w:rPr>
          <w:sz w:val="26"/>
          <w:szCs w:val="26"/>
          <w:rtl w:val="0"/>
        </w:rPr>
        <w:t xml:space="preserve">Progress And Performance Report Generating Module</w:t>
      </w:r>
    </w:p>
    <w:p w:rsidR="00000000" w:rsidDel="00000000" w:rsidP="00000000" w:rsidRDefault="00000000" w:rsidRPr="00000000" w14:paraId="00000124">
      <w:pPr>
        <w:spacing w:line="276" w:lineRule="auto"/>
        <w:jc w:val="both"/>
        <w:rPr>
          <w:sz w:val="26"/>
          <w:szCs w:val="26"/>
        </w:rPr>
      </w:pPr>
      <w:r w:rsidDel="00000000" w:rsidR="00000000" w:rsidRPr="00000000">
        <w:rPr>
          <w:rtl w:val="0"/>
        </w:rPr>
      </w:r>
    </w:p>
    <w:p w:rsidR="00000000" w:rsidDel="00000000" w:rsidP="00000000" w:rsidRDefault="00000000" w:rsidRPr="00000000" w14:paraId="00000125">
      <w:pPr>
        <w:spacing w:line="276" w:lineRule="auto"/>
        <w:jc w:val="both"/>
        <w:rPr>
          <w:sz w:val="26"/>
          <w:szCs w:val="26"/>
        </w:rPr>
      </w:pPr>
      <w:r w:rsidDel="00000000" w:rsidR="00000000" w:rsidRPr="00000000">
        <w:rPr>
          <w:rtl w:val="0"/>
        </w:rPr>
      </w:r>
    </w:p>
    <w:p w:rsidR="00000000" w:rsidDel="00000000" w:rsidP="00000000" w:rsidRDefault="00000000" w:rsidRPr="00000000" w14:paraId="00000126">
      <w:pPr>
        <w:spacing w:line="276" w:lineRule="auto"/>
        <w:jc w:val="both"/>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127">
      <w:pPr>
        <w:spacing w:line="276" w:lineRule="auto"/>
        <w:jc w:val="both"/>
        <w:rPr>
          <w:sz w:val="26"/>
          <w:szCs w:val="26"/>
        </w:rPr>
      </w:pPr>
      <w:r w:rsidDel="00000000" w:rsidR="00000000" w:rsidRPr="00000000">
        <w:rPr>
          <w:sz w:val="26"/>
          <w:szCs w:val="26"/>
          <w:rtl w:val="0"/>
        </w:rPr>
        <w:t xml:space="preserve">Users can monitor progress status like seeing deadlines and completion status which can help them to focus on the tasks that are close to the deadline but not yet finished. They see the progress reports to work on the ongoing task.</w:t>
      </w:r>
    </w:p>
    <w:p w:rsidR="00000000" w:rsidDel="00000000" w:rsidP="00000000" w:rsidRDefault="00000000" w:rsidRPr="00000000" w14:paraId="00000128">
      <w:pPr>
        <w:spacing w:line="276" w:lineRule="auto"/>
        <w:jc w:val="both"/>
        <w:rPr>
          <w:sz w:val="26"/>
          <w:szCs w:val="26"/>
        </w:rPr>
      </w:pPr>
      <w:r w:rsidDel="00000000" w:rsidR="00000000" w:rsidRPr="00000000">
        <w:rPr>
          <w:rtl w:val="0"/>
        </w:rPr>
      </w:r>
    </w:p>
    <w:p w:rsidR="00000000" w:rsidDel="00000000" w:rsidP="00000000" w:rsidRDefault="00000000" w:rsidRPr="00000000" w14:paraId="00000129">
      <w:pPr>
        <w:spacing w:line="276" w:lineRule="auto"/>
        <w:jc w:val="both"/>
        <w:rPr>
          <w:sz w:val="26"/>
          <w:szCs w:val="26"/>
        </w:rPr>
      </w:pPr>
      <w:r w:rsidDel="00000000" w:rsidR="00000000" w:rsidRPr="00000000">
        <w:rPr>
          <w:rtl w:val="0"/>
        </w:rPr>
      </w:r>
    </w:p>
    <w:p w:rsidR="00000000" w:rsidDel="00000000" w:rsidP="00000000" w:rsidRDefault="00000000" w:rsidRPr="00000000" w14:paraId="0000012A">
      <w:pPr>
        <w:spacing w:line="276" w:lineRule="auto"/>
        <w:ind w:left="2160" w:firstLine="720"/>
        <w:jc w:val="both"/>
        <w:rPr>
          <w:sz w:val="26"/>
          <w:szCs w:val="26"/>
        </w:rPr>
      </w:pPr>
      <w:r w:rsidDel="00000000" w:rsidR="00000000" w:rsidRPr="00000000">
        <w:rPr>
          <w:rtl w:val="0"/>
        </w:rPr>
      </w:r>
    </w:p>
    <w:p w:rsidR="00000000" w:rsidDel="00000000" w:rsidP="00000000" w:rsidRDefault="00000000" w:rsidRPr="00000000" w14:paraId="0000012B">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12C">
      <w:pPr>
        <w:spacing w:line="276" w:lineRule="auto"/>
        <w:jc w:val="both"/>
        <w:rPr>
          <w:color w:val="4a86e8"/>
          <w:sz w:val="30"/>
          <w:szCs w:val="30"/>
        </w:rPr>
      </w:pPr>
      <w:r w:rsidDel="00000000" w:rsidR="00000000" w:rsidRPr="00000000">
        <w:rPr>
          <w:color w:val="4a86e8"/>
          <w:sz w:val="30"/>
          <w:szCs w:val="30"/>
          <w:rtl w:val="0"/>
        </w:rPr>
        <w:t xml:space="preserve">5.1.2.5 Level 1.5</w:t>
      </w:r>
    </w:p>
    <w:p w:rsidR="00000000" w:rsidDel="00000000" w:rsidP="00000000" w:rsidRDefault="00000000" w:rsidRPr="00000000" w14:paraId="0000012D">
      <w:pPr>
        <w:spacing w:line="276" w:lineRule="auto"/>
        <w:jc w:val="both"/>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Reminders and Notification Module</w:t>
      </w:r>
    </w:p>
    <w:p w:rsidR="00000000" w:rsidDel="00000000" w:rsidP="00000000" w:rsidRDefault="00000000" w:rsidRPr="00000000" w14:paraId="0000012E">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12F">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Database,Email Service</w:t>
      </w:r>
    </w:p>
    <w:p w:rsidR="00000000" w:rsidDel="00000000" w:rsidP="00000000" w:rsidRDefault="00000000" w:rsidRPr="00000000" w14:paraId="00000130">
      <w:pPr>
        <w:spacing w:line="276" w:lineRule="auto"/>
        <w:jc w:val="both"/>
        <w:rPr>
          <w:sz w:val="26"/>
          <w:szCs w:val="26"/>
        </w:rPr>
      </w:pPr>
      <w:r w:rsidDel="00000000" w:rsidR="00000000" w:rsidRPr="00000000">
        <w:rPr>
          <w:rtl w:val="0"/>
        </w:rPr>
      </w:r>
    </w:p>
    <w:p w:rsidR="00000000" w:rsidDel="00000000" w:rsidP="00000000" w:rsidRDefault="00000000" w:rsidRPr="00000000" w14:paraId="00000131">
      <w:pPr>
        <w:spacing w:line="276" w:lineRule="auto"/>
        <w:jc w:val="both"/>
        <w:rPr>
          <w:sz w:val="26"/>
          <w:szCs w:val="26"/>
        </w:rPr>
      </w:pPr>
      <w:r w:rsidDel="00000000" w:rsidR="00000000" w:rsidRPr="00000000">
        <w:rPr>
          <w:sz w:val="26"/>
          <w:szCs w:val="26"/>
        </w:rPr>
        <w:drawing>
          <wp:inline distB="114300" distT="114300" distL="114300" distR="114300">
            <wp:extent cx="5943600" cy="2717800"/>
            <wp:effectExtent b="0" l="0" r="0" t="0"/>
            <wp:docPr id="2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76" w:lineRule="auto"/>
        <w:ind w:left="2160" w:firstLine="720"/>
        <w:jc w:val="both"/>
        <w:rPr>
          <w:sz w:val="26"/>
          <w:szCs w:val="26"/>
        </w:rPr>
      </w:pPr>
      <w:r w:rsidDel="00000000" w:rsidR="00000000" w:rsidRPr="00000000">
        <w:rPr>
          <w:sz w:val="26"/>
          <w:szCs w:val="26"/>
          <w:rtl w:val="0"/>
        </w:rPr>
        <w:t xml:space="preserve">Figure 7: Reminders and Notification Module</w:t>
      </w:r>
    </w:p>
    <w:p w:rsidR="00000000" w:rsidDel="00000000" w:rsidP="00000000" w:rsidRDefault="00000000" w:rsidRPr="00000000" w14:paraId="00000133">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134">
      <w:pPr>
        <w:spacing w:line="276" w:lineRule="auto"/>
        <w:ind w:left="0" w:firstLine="0"/>
        <w:jc w:val="both"/>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135">
      <w:pPr>
        <w:spacing w:line="276" w:lineRule="auto"/>
        <w:ind w:left="0" w:firstLine="0"/>
        <w:jc w:val="both"/>
        <w:rPr>
          <w:sz w:val="26"/>
          <w:szCs w:val="26"/>
        </w:rPr>
      </w:pPr>
      <w:r w:rsidDel="00000000" w:rsidR="00000000" w:rsidRPr="00000000">
        <w:rPr>
          <w:sz w:val="26"/>
          <w:szCs w:val="26"/>
          <w:rtl w:val="0"/>
        </w:rPr>
        <w:t xml:space="preserve">Users will get time to time alerts to deadlines and unfinished tasks. They will also get general notification regarding the service. Based on priority of tasks they will also get notification.</w:t>
      </w:r>
    </w:p>
    <w:p w:rsidR="00000000" w:rsidDel="00000000" w:rsidP="00000000" w:rsidRDefault="00000000" w:rsidRPr="00000000" w14:paraId="00000136">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137">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138">
      <w:pPr>
        <w:spacing w:line="276" w:lineRule="auto"/>
        <w:jc w:val="both"/>
        <w:rPr>
          <w:color w:val="4a86e8"/>
          <w:sz w:val="30"/>
          <w:szCs w:val="30"/>
        </w:rPr>
      </w:pPr>
      <w:r w:rsidDel="00000000" w:rsidR="00000000" w:rsidRPr="00000000">
        <w:rPr>
          <w:color w:val="4a86e8"/>
          <w:sz w:val="30"/>
          <w:szCs w:val="30"/>
          <w:rtl w:val="0"/>
        </w:rPr>
        <w:t xml:space="preserve">5.1.2.6 Level 1.6</w:t>
      </w:r>
    </w:p>
    <w:p w:rsidR="00000000" w:rsidDel="00000000" w:rsidP="00000000" w:rsidRDefault="00000000" w:rsidRPr="00000000" w14:paraId="00000139">
      <w:pPr>
        <w:spacing w:line="276" w:lineRule="auto"/>
        <w:jc w:val="both"/>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 Stats Showing Module</w:t>
      </w:r>
    </w:p>
    <w:p w:rsidR="00000000" w:rsidDel="00000000" w:rsidP="00000000" w:rsidRDefault="00000000" w:rsidRPr="00000000" w14:paraId="0000013A">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13B">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Database,visualization service,statistics engine</w:t>
      </w:r>
    </w:p>
    <w:p w:rsidR="00000000" w:rsidDel="00000000" w:rsidP="00000000" w:rsidRDefault="00000000" w:rsidRPr="00000000" w14:paraId="0000013C">
      <w:pPr>
        <w:spacing w:line="276" w:lineRule="auto"/>
        <w:jc w:val="both"/>
        <w:rPr>
          <w:sz w:val="26"/>
          <w:szCs w:val="26"/>
        </w:rPr>
      </w:pPr>
      <w:r w:rsidDel="00000000" w:rsidR="00000000" w:rsidRPr="00000000">
        <w:rPr>
          <w:rtl w:val="0"/>
        </w:rPr>
      </w:r>
    </w:p>
    <w:p w:rsidR="00000000" w:rsidDel="00000000" w:rsidP="00000000" w:rsidRDefault="00000000" w:rsidRPr="00000000" w14:paraId="0000013D">
      <w:pPr>
        <w:spacing w:line="276" w:lineRule="auto"/>
        <w:jc w:val="both"/>
        <w:rPr>
          <w:sz w:val="26"/>
          <w:szCs w:val="26"/>
        </w:rPr>
      </w:pPr>
      <w:r w:rsidDel="00000000" w:rsidR="00000000" w:rsidRPr="00000000">
        <w:rPr>
          <w:rtl w:val="0"/>
        </w:rPr>
      </w:r>
    </w:p>
    <w:p w:rsidR="00000000" w:rsidDel="00000000" w:rsidP="00000000" w:rsidRDefault="00000000" w:rsidRPr="00000000" w14:paraId="0000013E">
      <w:pPr>
        <w:spacing w:line="276" w:lineRule="auto"/>
        <w:jc w:val="both"/>
        <w:rPr>
          <w:sz w:val="26"/>
          <w:szCs w:val="26"/>
        </w:rPr>
      </w:pPr>
      <w:r w:rsidDel="00000000" w:rsidR="00000000" w:rsidRPr="00000000">
        <w:rPr>
          <w:rtl w:val="0"/>
        </w:rPr>
      </w:r>
    </w:p>
    <w:p w:rsidR="00000000" w:rsidDel="00000000" w:rsidP="00000000" w:rsidRDefault="00000000" w:rsidRPr="00000000" w14:paraId="0000013F">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140">
      <w:pPr>
        <w:spacing w:line="276" w:lineRule="auto"/>
        <w:ind w:left="0" w:firstLine="0"/>
        <w:jc w:val="both"/>
        <w:rPr>
          <w:sz w:val="26"/>
          <w:szCs w:val="26"/>
        </w:rPr>
      </w:pPr>
      <w:r w:rsidDel="00000000" w:rsidR="00000000" w:rsidRPr="00000000">
        <w:rPr>
          <w:sz w:val="26"/>
          <w:szCs w:val="26"/>
        </w:rPr>
        <w:drawing>
          <wp:inline distB="114300" distT="114300" distL="114300" distR="114300">
            <wp:extent cx="5943600" cy="3073400"/>
            <wp:effectExtent b="0" l="0" r="0" t="0"/>
            <wp:docPr id="3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142">
      <w:pPr>
        <w:spacing w:line="276" w:lineRule="auto"/>
        <w:ind w:left="2160" w:firstLine="720"/>
        <w:jc w:val="both"/>
        <w:rPr>
          <w:sz w:val="26"/>
          <w:szCs w:val="26"/>
        </w:rPr>
      </w:pPr>
      <w:r w:rsidDel="00000000" w:rsidR="00000000" w:rsidRPr="00000000">
        <w:rPr>
          <w:sz w:val="26"/>
          <w:szCs w:val="26"/>
          <w:rtl w:val="0"/>
        </w:rPr>
        <w:t xml:space="preserve">Figure 8:Stats Showing Module</w:t>
      </w:r>
    </w:p>
    <w:p w:rsidR="00000000" w:rsidDel="00000000" w:rsidP="00000000" w:rsidRDefault="00000000" w:rsidRPr="00000000" w14:paraId="00000143">
      <w:pPr>
        <w:spacing w:line="276" w:lineRule="auto"/>
        <w:ind w:left="2160" w:firstLine="720"/>
        <w:jc w:val="both"/>
        <w:rPr>
          <w:sz w:val="26"/>
          <w:szCs w:val="26"/>
        </w:rPr>
      </w:pPr>
      <w:r w:rsidDel="00000000" w:rsidR="00000000" w:rsidRPr="00000000">
        <w:rPr>
          <w:rtl w:val="0"/>
        </w:rPr>
      </w:r>
    </w:p>
    <w:p w:rsidR="00000000" w:rsidDel="00000000" w:rsidP="00000000" w:rsidRDefault="00000000" w:rsidRPr="00000000" w14:paraId="00000144">
      <w:pPr>
        <w:spacing w:line="276"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145">
      <w:pPr>
        <w:spacing w:line="276" w:lineRule="auto"/>
        <w:ind w:left="0" w:firstLine="0"/>
        <w:jc w:val="both"/>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146">
      <w:pPr>
        <w:spacing w:line="276" w:lineRule="auto"/>
        <w:ind w:left="0" w:firstLine="0"/>
        <w:jc w:val="both"/>
        <w:rPr>
          <w:sz w:val="26"/>
          <w:szCs w:val="26"/>
        </w:rPr>
      </w:pPr>
      <w:r w:rsidDel="00000000" w:rsidR="00000000" w:rsidRPr="00000000">
        <w:rPr>
          <w:sz w:val="26"/>
          <w:szCs w:val="26"/>
          <w:rtl w:val="0"/>
        </w:rPr>
        <w:t xml:space="preserve">The statistics engine with the help of a central database will visualize the user performance with the help of relevant statistics.</w:t>
      </w:r>
    </w:p>
    <w:p w:rsidR="00000000" w:rsidDel="00000000" w:rsidP="00000000" w:rsidRDefault="00000000" w:rsidRPr="00000000" w14:paraId="00000147">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148">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149">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14A">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14B">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14C">
      <w:pPr>
        <w:spacing w:line="276" w:lineRule="auto"/>
        <w:jc w:val="both"/>
        <w:rPr>
          <w:color w:val="4a86e8"/>
          <w:sz w:val="30"/>
          <w:szCs w:val="30"/>
        </w:rPr>
      </w:pPr>
      <w:r w:rsidDel="00000000" w:rsidR="00000000" w:rsidRPr="00000000">
        <w:rPr>
          <w:color w:val="4a86e8"/>
          <w:sz w:val="30"/>
          <w:szCs w:val="30"/>
          <w:rtl w:val="0"/>
        </w:rPr>
        <w:t xml:space="preserve">5.1.2.7 Level 1.7</w:t>
      </w:r>
    </w:p>
    <w:p w:rsidR="00000000" w:rsidDel="00000000" w:rsidP="00000000" w:rsidRDefault="00000000" w:rsidRPr="00000000" w14:paraId="0000014D">
      <w:pPr>
        <w:spacing w:line="276" w:lineRule="auto"/>
        <w:jc w:val="both"/>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 Deep Work Analytics Module</w:t>
      </w:r>
    </w:p>
    <w:p w:rsidR="00000000" w:rsidDel="00000000" w:rsidP="00000000" w:rsidRDefault="00000000" w:rsidRPr="00000000" w14:paraId="0000014E">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14F">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Database,Analytics Engine</w:t>
      </w:r>
    </w:p>
    <w:p w:rsidR="00000000" w:rsidDel="00000000" w:rsidP="00000000" w:rsidRDefault="00000000" w:rsidRPr="00000000" w14:paraId="00000150">
      <w:pPr>
        <w:spacing w:line="276" w:lineRule="auto"/>
        <w:jc w:val="both"/>
        <w:rPr>
          <w:sz w:val="26"/>
          <w:szCs w:val="26"/>
        </w:rPr>
      </w:pPr>
      <w:r w:rsidDel="00000000" w:rsidR="00000000" w:rsidRPr="00000000">
        <w:rPr>
          <w:sz w:val="26"/>
          <w:szCs w:val="26"/>
        </w:rPr>
        <w:drawing>
          <wp:inline distB="114300" distT="114300" distL="114300" distR="114300">
            <wp:extent cx="5943600" cy="322580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76" w:lineRule="auto"/>
        <w:jc w:val="both"/>
        <w:rPr>
          <w:sz w:val="26"/>
          <w:szCs w:val="26"/>
        </w:rPr>
      </w:pPr>
      <w:r w:rsidDel="00000000" w:rsidR="00000000" w:rsidRPr="00000000">
        <w:rPr>
          <w:rtl w:val="0"/>
        </w:rPr>
      </w:r>
    </w:p>
    <w:p w:rsidR="00000000" w:rsidDel="00000000" w:rsidP="00000000" w:rsidRDefault="00000000" w:rsidRPr="00000000" w14:paraId="00000152">
      <w:pPr>
        <w:spacing w:line="276" w:lineRule="auto"/>
        <w:ind w:left="2160" w:firstLine="720"/>
        <w:jc w:val="both"/>
        <w:rPr>
          <w:sz w:val="26"/>
          <w:szCs w:val="26"/>
        </w:rPr>
      </w:pPr>
      <w:r w:rsidDel="00000000" w:rsidR="00000000" w:rsidRPr="00000000">
        <w:rPr>
          <w:sz w:val="26"/>
          <w:szCs w:val="26"/>
          <w:rtl w:val="0"/>
        </w:rPr>
        <w:t xml:space="preserve">Figure 9: Deep Work Analytics Module</w:t>
      </w:r>
    </w:p>
    <w:p w:rsidR="00000000" w:rsidDel="00000000" w:rsidP="00000000" w:rsidRDefault="00000000" w:rsidRPr="00000000" w14:paraId="00000153">
      <w:pPr>
        <w:spacing w:line="276" w:lineRule="auto"/>
        <w:ind w:left="2160" w:firstLine="720"/>
        <w:jc w:val="both"/>
        <w:rPr>
          <w:sz w:val="26"/>
          <w:szCs w:val="26"/>
        </w:rPr>
      </w:pPr>
      <w:r w:rsidDel="00000000" w:rsidR="00000000" w:rsidRPr="00000000">
        <w:rPr>
          <w:rtl w:val="0"/>
        </w:rPr>
      </w:r>
    </w:p>
    <w:p w:rsidR="00000000" w:rsidDel="00000000" w:rsidP="00000000" w:rsidRDefault="00000000" w:rsidRPr="00000000" w14:paraId="00000154">
      <w:pPr>
        <w:spacing w:line="276" w:lineRule="auto"/>
        <w:jc w:val="both"/>
        <w:rPr>
          <w:color w:val="4a86e8"/>
          <w:sz w:val="30"/>
          <w:szCs w:val="30"/>
        </w:rPr>
      </w:pPr>
      <w:r w:rsidDel="00000000" w:rsidR="00000000" w:rsidRPr="00000000">
        <w:rPr>
          <w:color w:val="4a86e8"/>
          <w:sz w:val="30"/>
          <w:szCs w:val="30"/>
          <w:rtl w:val="0"/>
        </w:rPr>
        <w:t xml:space="preserve">5.1.2.8 Level 1.8</w:t>
      </w:r>
    </w:p>
    <w:p w:rsidR="00000000" w:rsidDel="00000000" w:rsidP="00000000" w:rsidRDefault="00000000" w:rsidRPr="00000000" w14:paraId="00000155">
      <w:pPr>
        <w:spacing w:line="276" w:lineRule="auto"/>
        <w:jc w:val="both"/>
        <w:rPr>
          <w:sz w:val="26"/>
          <w:szCs w:val="26"/>
        </w:rPr>
      </w:pPr>
      <w:r w:rsidDel="00000000" w:rsidR="00000000" w:rsidRPr="00000000">
        <w:rPr>
          <w:b w:val="1"/>
          <w:sz w:val="26"/>
          <w:szCs w:val="26"/>
          <w:rtl w:val="0"/>
        </w:rPr>
        <w:t xml:space="preserve">Name: </w:t>
      </w:r>
      <w:r w:rsidDel="00000000" w:rsidR="00000000" w:rsidRPr="00000000">
        <w:rPr>
          <w:sz w:val="26"/>
          <w:szCs w:val="26"/>
          <w:rtl w:val="0"/>
        </w:rPr>
        <w:t xml:space="preserve"> Collaborative and Competitive Environment Creating Module</w:t>
      </w:r>
    </w:p>
    <w:p w:rsidR="00000000" w:rsidDel="00000000" w:rsidP="00000000" w:rsidRDefault="00000000" w:rsidRPr="00000000" w14:paraId="00000156">
      <w:pPr>
        <w:spacing w:line="276" w:lineRule="auto"/>
        <w:jc w:val="both"/>
        <w:rPr>
          <w:sz w:val="26"/>
          <w:szCs w:val="26"/>
        </w:rPr>
      </w:pPr>
      <w:r w:rsidDel="00000000" w:rsidR="00000000" w:rsidRPr="00000000">
        <w:rPr>
          <w:b w:val="1"/>
          <w:sz w:val="26"/>
          <w:szCs w:val="26"/>
          <w:rtl w:val="0"/>
        </w:rPr>
        <w:t xml:space="preserve">PrimaryActor:  </w:t>
      </w:r>
      <w:r w:rsidDel="00000000" w:rsidR="00000000" w:rsidRPr="00000000">
        <w:rPr>
          <w:sz w:val="26"/>
          <w:szCs w:val="26"/>
          <w:rtl w:val="0"/>
        </w:rPr>
        <w:t xml:space="preserve">User(Student,Teacher,WorkingPrefessional,Employee,Managers,Others)</w:t>
      </w:r>
    </w:p>
    <w:p w:rsidR="00000000" w:rsidDel="00000000" w:rsidP="00000000" w:rsidRDefault="00000000" w:rsidRPr="00000000" w14:paraId="00000157">
      <w:pPr>
        <w:spacing w:line="276" w:lineRule="auto"/>
        <w:jc w:val="both"/>
        <w:rPr>
          <w:sz w:val="26"/>
          <w:szCs w:val="26"/>
        </w:rPr>
      </w:pPr>
      <w:r w:rsidDel="00000000" w:rsidR="00000000" w:rsidRPr="00000000">
        <w:rPr>
          <w:b w:val="1"/>
          <w:sz w:val="26"/>
          <w:szCs w:val="26"/>
          <w:rtl w:val="0"/>
        </w:rPr>
        <w:t xml:space="preserve">Secondary Actor:</w:t>
      </w:r>
      <w:r w:rsidDel="00000000" w:rsidR="00000000" w:rsidRPr="00000000">
        <w:rPr>
          <w:sz w:val="26"/>
          <w:szCs w:val="26"/>
          <w:rtl w:val="0"/>
        </w:rPr>
        <w:t xml:space="preserve"> Central Database</w:t>
      </w:r>
    </w:p>
    <w:p w:rsidR="00000000" w:rsidDel="00000000" w:rsidP="00000000" w:rsidRDefault="00000000" w:rsidRPr="00000000" w14:paraId="00000158">
      <w:pPr>
        <w:spacing w:line="276" w:lineRule="auto"/>
        <w:jc w:val="both"/>
        <w:rPr>
          <w:sz w:val="26"/>
          <w:szCs w:val="26"/>
        </w:rPr>
      </w:pPr>
      <w:r w:rsidDel="00000000" w:rsidR="00000000" w:rsidRPr="00000000">
        <w:rPr>
          <w:sz w:val="26"/>
          <w:szCs w:val="26"/>
        </w:rPr>
        <w:drawing>
          <wp:inline distB="114300" distT="114300" distL="114300" distR="114300">
            <wp:extent cx="5943600" cy="26035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276" w:lineRule="auto"/>
        <w:jc w:val="both"/>
        <w:rPr>
          <w:sz w:val="26"/>
          <w:szCs w:val="26"/>
        </w:rPr>
      </w:pPr>
      <w:r w:rsidDel="00000000" w:rsidR="00000000" w:rsidRPr="00000000">
        <w:rPr>
          <w:rtl w:val="0"/>
        </w:rPr>
      </w:r>
    </w:p>
    <w:p w:rsidR="00000000" w:rsidDel="00000000" w:rsidP="00000000" w:rsidRDefault="00000000" w:rsidRPr="00000000" w14:paraId="0000015A">
      <w:pPr>
        <w:spacing w:line="276" w:lineRule="auto"/>
        <w:jc w:val="both"/>
        <w:rPr>
          <w:sz w:val="26"/>
          <w:szCs w:val="26"/>
        </w:rPr>
      </w:pPr>
      <w:r w:rsidDel="00000000" w:rsidR="00000000" w:rsidRPr="00000000">
        <w:rPr>
          <w:sz w:val="26"/>
          <w:szCs w:val="26"/>
          <w:rtl w:val="0"/>
        </w:rPr>
        <w:t xml:space="preserve">Figure 10: Collaborative and Competitive Environment Creating Module￼</w:t>
      </w:r>
    </w:p>
    <w:p w:rsidR="00000000" w:rsidDel="00000000" w:rsidP="00000000" w:rsidRDefault="00000000" w:rsidRPr="00000000" w14:paraId="0000015B">
      <w:pPr>
        <w:spacing w:line="276" w:lineRule="auto"/>
        <w:ind w:left="0" w:firstLine="0"/>
        <w:jc w:val="both"/>
        <w:rPr>
          <w:color w:val="4a86e8"/>
          <w:sz w:val="28"/>
          <w:szCs w:val="28"/>
        </w:rPr>
      </w:pPr>
      <w:r w:rsidDel="00000000" w:rsidR="00000000" w:rsidRPr="00000000">
        <w:rPr>
          <w:rtl w:val="0"/>
        </w:rPr>
      </w:r>
    </w:p>
    <w:p w:rsidR="00000000" w:rsidDel="00000000" w:rsidP="00000000" w:rsidRDefault="00000000" w:rsidRPr="00000000" w14:paraId="0000015C">
      <w:pPr>
        <w:spacing w:line="276" w:lineRule="auto"/>
        <w:ind w:left="0" w:firstLine="0"/>
        <w:jc w:val="both"/>
        <w:rPr>
          <w:color w:val="4a86e8"/>
          <w:sz w:val="28"/>
          <w:szCs w:val="28"/>
        </w:rPr>
      </w:pPr>
      <w:r w:rsidDel="00000000" w:rsidR="00000000" w:rsidRPr="00000000">
        <w:rPr>
          <w:rtl w:val="0"/>
        </w:rPr>
      </w:r>
    </w:p>
    <w:p w:rsidR="00000000" w:rsidDel="00000000" w:rsidP="00000000" w:rsidRDefault="00000000" w:rsidRPr="00000000" w14:paraId="0000015D">
      <w:pPr>
        <w:spacing w:line="276" w:lineRule="auto"/>
        <w:ind w:left="0" w:firstLine="0"/>
        <w:jc w:val="both"/>
        <w:rPr>
          <w:color w:val="4a86e8"/>
          <w:sz w:val="28"/>
          <w:szCs w:val="28"/>
        </w:rPr>
      </w:pPr>
      <w:r w:rsidDel="00000000" w:rsidR="00000000" w:rsidRPr="00000000">
        <w:rPr>
          <w:rtl w:val="0"/>
        </w:rPr>
      </w:r>
    </w:p>
    <w:p w:rsidR="00000000" w:rsidDel="00000000" w:rsidP="00000000" w:rsidRDefault="00000000" w:rsidRPr="00000000" w14:paraId="0000015E">
      <w:pPr>
        <w:spacing w:line="276" w:lineRule="auto"/>
        <w:ind w:left="0" w:firstLine="0"/>
        <w:jc w:val="both"/>
        <w:rPr>
          <w:color w:val="4a86e8"/>
          <w:sz w:val="28"/>
          <w:szCs w:val="28"/>
        </w:rPr>
      </w:pPr>
      <w:r w:rsidDel="00000000" w:rsidR="00000000" w:rsidRPr="00000000">
        <w:rPr>
          <w:rtl w:val="0"/>
        </w:rPr>
      </w:r>
    </w:p>
    <w:p w:rsidR="00000000" w:rsidDel="00000000" w:rsidP="00000000" w:rsidRDefault="00000000" w:rsidRPr="00000000" w14:paraId="0000015F">
      <w:pPr>
        <w:spacing w:line="276" w:lineRule="auto"/>
        <w:ind w:left="0" w:firstLine="0"/>
        <w:jc w:val="both"/>
        <w:rPr>
          <w:color w:val="4a86e8"/>
          <w:sz w:val="28"/>
          <w:szCs w:val="28"/>
        </w:rPr>
      </w:pPr>
      <w:r w:rsidDel="00000000" w:rsidR="00000000" w:rsidRPr="00000000">
        <w:rPr>
          <w:rtl w:val="0"/>
        </w:rPr>
      </w:r>
    </w:p>
    <w:p w:rsidR="00000000" w:rsidDel="00000000" w:rsidP="00000000" w:rsidRDefault="00000000" w:rsidRPr="00000000" w14:paraId="00000160">
      <w:pPr>
        <w:spacing w:line="276" w:lineRule="auto"/>
        <w:ind w:left="0" w:firstLine="0"/>
        <w:jc w:val="both"/>
        <w:rPr>
          <w:color w:val="4a86e8"/>
          <w:sz w:val="28"/>
          <w:szCs w:val="28"/>
        </w:rPr>
      </w:pPr>
      <w:r w:rsidDel="00000000" w:rsidR="00000000" w:rsidRPr="00000000">
        <w:rPr>
          <w:rtl w:val="0"/>
        </w:rPr>
      </w:r>
    </w:p>
    <w:p w:rsidR="00000000" w:rsidDel="00000000" w:rsidP="00000000" w:rsidRDefault="00000000" w:rsidRPr="00000000" w14:paraId="00000161">
      <w:pPr>
        <w:spacing w:line="276" w:lineRule="auto"/>
        <w:ind w:left="0" w:firstLine="0"/>
        <w:jc w:val="both"/>
        <w:rPr>
          <w:color w:val="4a86e8"/>
          <w:sz w:val="28"/>
          <w:szCs w:val="28"/>
        </w:rPr>
      </w:pPr>
      <w:r w:rsidDel="00000000" w:rsidR="00000000" w:rsidRPr="00000000">
        <w:rPr>
          <w:rtl w:val="0"/>
        </w:rPr>
      </w:r>
    </w:p>
    <w:p w:rsidR="00000000" w:rsidDel="00000000" w:rsidP="00000000" w:rsidRDefault="00000000" w:rsidRPr="00000000" w14:paraId="00000162">
      <w:pPr>
        <w:spacing w:line="276" w:lineRule="auto"/>
        <w:ind w:left="0" w:firstLine="0"/>
        <w:jc w:val="both"/>
        <w:rPr>
          <w:color w:val="4a86e8"/>
          <w:sz w:val="28"/>
          <w:szCs w:val="28"/>
        </w:rPr>
      </w:pPr>
      <w:r w:rsidDel="00000000" w:rsidR="00000000" w:rsidRPr="00000000">
        <w:rPr>
          <w:color w:val="4a86e8"/>
          <w:sz w:val="28"/>
          <w:szCs w:val="28"/>
          <w:rtl w:val="0"/>
        </w:rPr>
        <w:t xml:space="preserve">Activity Diagram: TimeWise</w:t>
      </w:r>
    </w:p>
    <w:p w:rsidR="00000000" w:rsidDel="00000000" w:rsidP="00000000" w:rsidRDefault="00000000" w:rsidRPr="00000000" w14:paraId="00000163">
      <w:pPr>
        <w:spacing w:line="276" w:lineRule="auto"/>
        <w:ind w:left="0" w:firstLine="0"/>
        <w:jc w:val="both"/>
        <w:rPr>
          <w:color w:val="4a86e8"/>
          <w:sz w:val="28"/>
          <w:szCs w:val="28"/>
        </w:rPr>
      </w:pPr>
      <w:r w:rsidDel="00000000" w:rsidR="00000000" w:rsidRPr="00000000">
        <w:rPr>
          <w:rtl w:val="0"/>
        </w:rPr>
      </w:r>
    </w:p>
    <w:p w:rsidR="00000000" w:rsidDel="00000000" w:rsidP="00000000" w:rsidRDefault="00000000" w:rsidRPr="00000000" w14:paraId="00000164">
      <w:pPr>
        <w:spacing w:line="276" w:lineRule="auto"/>
        <w:ind w:left="0" w:firstLine="0"/>
        <w:jc w:val="both"/>
        <w:rPr>
          <w:color w:val="4a86e8"/>
          <w:sz w:val="28"/>
          <w:szCs w:val="28"/>
        </w:rPr>
      </w:pPr>
      <w:r w:rsidDel="00000000" w:rsidR="00000000" w:rsidRPr="00000000">
        <w:rPr>
          <w:color w:val="4a86e8"/>
          <w:sz w:val="28"/>
          <w:szCs w:val="28"/>
          <w:rtl w:val="0"/>
        </w:rPr>
        <w:t xml:space="preserve">Level 1:</w:t>
      </w:r>
    </w:p>
    <w:p w:rsidR="00000000" w:rsidDel="00000000" w:rsidP="00000000" w:rsidRDefault="00000000" w:rsidRPr="00000000" w14:paraId="00000165">
      <w:pPr>
        <w:spacing w:line="276" w:lineRule="auto"/>
        <w:ind w:left="0" w:firstLine="0"/>
        <w:jc w:val="both"/>
        <w:rPr>
          <w:color w:val="4a86e8"/>
          <w:sz w:val="28"/>
          <w:szCs w:val="28"/>
        </w:rPr>
      </w:pPr>
      <w:r w:rsidDel="00000000" w:rsidR="00000000" w:rsidRPr="00000000">
        <w:rPr>
          <w:rtl w:val="0"/>
        </w:rPr>
      </w:r>
    </w:p>
    <w:p w:rsidR="00000000" w:rsidDel="00000000" w:rsidP="00000000" w:rsidRDefault="00000000" w:rsidRPr="00000000" w14:paraId="00000166">
      <w:pPr>
        <w:spacing w:line="276" w:lineRule="auto"/>
        <w:jc w:val="both"/>
        <w:rPr>
          <w:color w:val="4a86e8"/>
          <w:sz w:val="28"/>
          <w:szCs w:val="28"/>
        </w:rPr>
      </w:pPr>
      <w:r w:rsidDel="00000000" w:rsidR="00000000" w:rsidRPr="00000000">
        <w:rPr>
          <w:color w:val="4a86e8"/>
          <w:sz w:val="30"/>
          <w:szCs w:val="30"/>
        </w:rPr>
        <w:drawing>
          <wp:inline distB="114300" distT="114300" distL="114300" distR="114300">
            <wp:extent cx="5943600" cy="2095500"/>
            <wp:effectExtent b="0" l="0" r="0" t="0"/>
            <wp:docPr id="3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68">
      <w:pPr>
        <w:spacing w:line="276" w:lineRule="auto"/>
        <w:jc w:val="both"/>
        <w:rPr>
          <w:color w:val="4a86e8"/>
          <w:sz w:val="28"/>
          <w:szCs w:val="28"/>
        </w:rPr>
      </w:pPr>
      <w:r w:rsidDel="00000000" w:rsidR="00000000" w:rsidRPr="00000000">
        <w:rPr>
          <w:color w:val="4a86e8"/>
          <w:sz w:val="28"/>
          <w:szCs w:val="28"/>
          <w:rtl w:val="0"/>
        </w:rPr>
        <w:t xml:space="preserve">Level 1.1:</w:t>
      </w:r>
    </w:p>
    <w:p w:rsidR="00000000" w:rsidDel="00000000" w:rsidP="00000000" w:rsidRDefault="00000000" w:rsidRPr="00000000" w14:paraId="00000169">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6A">
      <w:pPr>
        <w:spacing w:line="276" w:lineRule="auto"/>
        <w:jc w:val="both"/>
        <w:rPr>
          <w:color w:val="4a86e8"/>
          <w:sz w:val="28"/>
          <w:szCs w:val="28"/>
        </w:rPr>
      </w:pPr>
      <w:r w:rsidDel="00000000" w:rsidR="00000000" w:rsidRPr="00000000">
        <w:rPr>
          <w:color w:val="4a86e8"/>
          <w:sz w:val="28"/>
          <w:szCs w:val="28"/>
        </w:rPr>
        <w:drawing>
          <wp:inline distB="114300" distT="114300" distL="114300" distR="114300">
            <wp:extent cx="3667125" cy="417195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6671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276" w:lineRule="auto"/>
        <w:jc w:val="both"/>
        <w:rPr>
          <w:color w:val="4a86e8"/>
          <w:sz w:val="30"/>
          <w:szCs w:val="30"/>
        </w:rPr>
      </w:pPr>
      <w:r w:rsidDel="00000000" w:rsidR="00000000" w:rsidRPr="00000000">
        <w:rPr>
          <w:color w:val="4a86e8"/>
          <w:sz w:val="30"/>
          <w:szCs w:val="30"/>
          <w:rtl w:val="0"/>
        </w:rPr>
        <w:t xml:space="preserve">3. Swimlane Diagram: TimeWise</w:t>
      </w:r>
    </w:p>
    <w:p w:rsidR="00000000" w:rsidDel="00000000" w:rsidP="00000000" w:rsidRDefault="00000000" w:rsidRPr="00000000" w14:paraId="0000016C">
      <w:pPr>
        <w:spacing w:line="276" w:lineRule="auto"/>
        <w:ind w:left="0" w:firstLine="0"/>
        <w:jc w:val="both"/>
        <w:rPr>
          <w:color w:val="4a86e8"/>
          <w:sz w:val="30"/>
          <w:szCs w:val="30"/>
        </w:rPr>
      </w:pPr>
      <w:r w:rsidDel="00000000" w:rsidR="00000000" w:rsidRPr="00000000">
        <w:rPr>
          <w:rtl w:val="0"/>
        </w:rPr>
      </w:r>
    </w:p>
    <w:p w:rsidR="00000000" w:rsidDel="00000000" w:rsidP="00000000" w:rsidRDefault="00000000" w:rsidRPr="00000000" w14:paraId="0000016D">
      <w:pPr>
        <w:spacing w:line="276" w:lineRule="auto"/>
        <w:ind w:left="0" w:firstLine="0"/>
        <w:jc w:val="both"/>
        <w:rPr>
          <w:color w:val="4a86e8"/>
          <w:sz w:val="30"/>
          <w:szCs w:val="30"/>
        </w:rPr>
      </w:pPr>
      <w:r w:rsidDel="00000000" w:rsidR="00000000" w:rsidRPr="00000000">
        <w:rPr>
          <w:color w:val="4a86e8"/>
          <w:sz w:val="30"/>
          <w:szCs w:val="30"/>
        </w:rPr>
        <w:drawing>
          <wp:inline distB="114300" distT="114300" distL="114300" distR="114300">
            <wp:extent cx="5943600" cy="495300"/>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495300"/>
                    </a:xfrm>
                    <a:prstGeom prst="rect"/>
                    <a:ln/>
                  </pic:spPr>
                </pic:pic>
              </a:graphicData>
            </a:graphic>
          </wp:inline>
        </w:drawing>
      </w:r>
      <w:r w:rsidDel="00000000" w:rsidR="00000000" w:rsidRPr="00000000">
        <w:rPr>
          <w:color w:val="4a86e8"/>
          <w:sz w:val="30"/>
          <w:szCs w:val="30"/>
        </w:rPr>
        <w:drawing>
          <wp:inline distB="114300" distT="114300" distL="114300" distR="114300">
            <wp:extent cx="5943600" cy="2794000"/>
            <wp:effectExtent b="0" l="0" r="0" t="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794000"/>
                    </a:xfrm>
                    <a:prstGeom prst="rect"/>
                    <a:ln/>
                  </pic:spPr>
                </pic:pic>
              </a:graphicData>
            </a:graphic>
          </wp:inline>
        </w:drawing>
      </w:r>
      <w:r w:rsidDel="00000000" w:rsidR="00000000" w:rsidRPr="00000000">
        <w:rPr>
          <w:color w:val="4a86e8"/>
          <w:sz w:val="30"/>
          <w:szCs w:val="30"/>
        </w:rPr>
        <w:drawing>
          <wp:inline distB="114300" distT="114300" distL="114300" distR="114300">
            <wp:extent cx="5943600" cy="22733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273300"/>
                    </a:xfrm>
                    <a:prstGeom prst="rect"/>
                    <a:ln/>
                  </pic:spPr>
                </pic:pic>
              </a:graphicData>
            </a:graphic>
          </wp:inline>
        </w:drawing>
      </w:r>
      <w:r w:rsidDel="00000000" w:rsidR="00000000" w:rsidRPr="00000000">
        <w:rPr>
          <w:color w:val="4a86e8"/>
          <w:sz w:val="30"/>
          <w:szCs w:val="30"/>
        </w:rPr>
        <w:drawing>
          <wp:inline distB="114300" distT="114300" distL="114300" distR="114300">
            <wp:extent cx="5943600" cy="309880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098800"/>
                    </a:xfrm>
                    <a:prstGeom prst="rect"/>
                    <a:ln/>
                  </pic:spPr>
                </pic:pic>
              </a:graphicData>
            </a:graphic>
          </wp:inline>
        </w:drawing>
      </w:r>
      <w:r w:rsidDel="00000000" w:rsidR="00000000" w:rsidRPr="00000000">
        <w:rPr>
          <w:color w:val="4a86e8"/>
          <w:sz w:val="30"/>
          <w:szCs w:val="30"/>
        </w:rPr>
        <w:drawing>
          <wp:inline distB="114300" distT="114300" distL="114300" distR="114300">
            <wp:extent cx="5943600" cy="3022600"/>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76" w:lineRule="auto"/>
        <w:ind w:left="0" w:firstLine="0"/>
        <w:jc w:val="both"/>
        <w:rPr>
          <w:color w:val="4a86e8"/>
          <w:sz w:val="30"/>
          <w:szCs w:val="30"/>
        </w:rPr>
      </w:pPr>
      <w:r w:rsidDel="00000000" w:rsidR="00000000" w:rsidRPr="00000000">
        <w:rPr>
          <w:rtl w:val="0"/>
        </w:rPr>
      </w:r>
    </w:p>
    <w:p w:rsidR="00000000" w:rsidDel="00000000" w:rsidP="00000000" w:rsidRDefault="00000000" w:rsidRPr="00000000" w14:paraId="0000016F">
      <w:pPr>
        <w:spacing w:line="276" w:lineRule="auto"/>
        <w:ind w:left="0" w:firstLine="0"/>
        <w:jc w:val="both"/>
        <w:rPr>
          <w:color w:val="4a86e8"/>
          <w:sz w:val="30"/>
          <w:szCs w:val="30"/>
        </w:rPr>
      </w:pPr>
      <w:r w:rsidDel="00000000" w:rsidR="00000000" w:rsidRPr="00000000">
        <w:rPr>
          <w:rtl w:val="0"/>
        </w:rPr>
      </w:r>
    </w:p>
    <w:p w:rsidR="00000000" w:rsidDel="00000000" w:rsidP="00000000" w:rsidRDefault="00000000" w:rsidRPr="00000000" w14:paraId="00000170">
      <w:pPr>
        <w:spacing w:line="276" w:lineRule="auto"/>
        <w:ind w:left="0" w:firstLine="0"/>
        <w:jc w:val="both"/>
        <w:rPr>
          <w:color w:val="4a86e8"/>
          <w:sz w:val="30"/>
          <w:szCs w:val="30"/>
        </w:rPr>
      </w:pPr>
      <w:r w:rsidDel="00000000" w:rsidR="00000000" w:rsidRPr="00000000">
        <w:rPr>
          <w:rtl w:val="0"/>
        </w:rPr>
      </w:r>
    </w:p>
    <w:p w:rsidR="00000000" w:rsidDel="00000000" w:rsidP="00000000" w:rsidRDefault="00000000" w:rsidRPr="00000000" w14:paraId="00000171">
      <w:pPr>
        <w:spacing w:line="276" w:lineRule="auto"/>
        <w:ind w:left="0" w:firstLine="0"/>
        <w:jc w:val="both"/>
        <w:rPr>
          <w:color w:val="4a86e8"/>
          <w:sz w:val="30"/>
          <w:szCs w:val="30"/>
        </w:rPr>
      </w:pPr>
      <w:r w:rsidDel="00000000" w:rsidR="00000000" w:rsidRPr="00000000">
        <w:rPr>
          <w:color w:val="4a86e8"/>
          <w:sz w:val="30"/>
          <w:szCs w:val="30"/>
          <w:rtl w:val="0"/>
        </w:rPr>
        <w:t xml:space="preserve">4. Database Modeling</w:t>
      </w:r>
    </w:p>
    <w:p w:rsidR="00000000" w:rsidDel="00000000" w:rsidP="00000000" w:rsidRDefault="00000000" w:rsidRPr="00000000" w14:paraId="00000172">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173">
      <w:pPr>
        <w:spacing w:line="276" w:lineRule="auto"/>
        <w:ind w:left="0" w:firstLine="0"/>
        <w:jc w:val="both"/>
        <w:rPr>
          <w:color w:val="4a86e8"/>
          <w:sz w:val="28"/>
          <w:szCs w:val="28"/>
        </w:rPr>
      </w:pPr>
      <w:r w:rsidDel="00000000" w:rsidR="00000000" w:rsidRPr="00000000">
        <w:rPr>
          <w:color w:val="4a86e8"/>
          <w:sz w:val="28"/>
          <w:szCs w:val="28"/>
          <w:rtl w:val="0"/>
        </w:rPr>
        <w:t xml:space="preserve">4.1 What is Database Modeling?</w:t>
      </w:r>
    </w:p>
    <w:p w:rsidR="00000000" w:rsidDel="00000000" w:rsidP="00000000" w:rsidRDefault="00000000" w:rsidRPr="00000000" w14:paraId="00000174">
      <w:pPr>
        <w:spacing w:after="240" w:before="240" w:line="276" w:lineRule="auto"/>
        <w:jc w:val="both"/>
        <w:rPr>
          <w:sz w:val="28"/>
          <w:szCs w:val="28"/>
        </w:rPr>
      </w:pPr>
      <w:r w:rsidDel="00000000" w:rsidR="00000000" w:rsidRPr="00000000">
        <w:rPr>
          <w:sz w:val="28"/>
          <w:szCs w:val="28"/>
          <w:rtl w:val="0"/>
        </w:rPr>
        <w:t xml:space="preserve">Database modeling is the process of designing a detailed data structure that defines how information will be stored, organized, and accessed within a database. It involves creating conceptual, logical, and physical models that represent data relationships, constraints, and flow.</w:t>
      </w:r>
    </w:p>
    <w:p w:rsidR="00000000" w:rsidDel="00000000" w:rsidP="00000000" w:rsidRDefault="00000000" w:rsidRPr="00000000" w14:paraId="00000175">
      <w:pPr>
        <w:spacing w:line="276" w:lineRule="auto"/>
        <w:ind w:left="0" w:firstLine="0"/>
        <w:jc w:val="both"/>
        <w:rPr>
          <w:color w:val="4a86e8"/>
          <w:sz w:val="28"/>
          <w:szCs w:val="28"/>
        </w:rPr>
      </w:pPr>
      <w:r w:rsidDel="00000000" w:rsidR="00000000" w:rsidRPr="00000000">
        <w:rPr>
          <w:rtl w:val="0"/>
        </w:rPr>
      </w:r>
    </w:p>
    <w:p w:rsidR="00000000" w:rsidDel="00000000" w:rsidP="00000000" w:rsidRDefault="00000000" w:rsidRPr="00000000" w14:paraId="00000176">
      <w:pPr>
        <w:spacing w:line="276" w:lineRule="auto"/>
        <w:jc w:val="both"/>
        <w:rPr>
          <w:color w:val="4a86e8"/>
          <w:sz w:val="28"/>
          <w:szCs w:val="28"/>
        </w:rPr>
      </w:pPr>
      <w:r w:rsidDel="00000000" w:rsidR="00000000" w:rsidRPr="00000000">
        <w:rPr>
          <w:color w:val="4a86e8"/>
          <w:sz w:val="28"/>
          <w:szCs w:val="28"/>
          <w:rtl w:val="0"/>
        </w:rPr>
        <w:t xml:space="preserve">4.2 ThePurpose of Database Modeling</w:t>
      </w:r>
    </w:p>
    <w:p w:rsidR="00000000" w:rsidDel="00000000" w:rsidP="00000000" w:rsidRDefault="00000000" w:rsidRPr="00000000" w14:paraId="00000177">
      <w:pPr>
        <w:spacing w:after="240" w:before="240" w:line="276" w:lineRule="auto"/>
        <w:jc w:val="both"/>
        <w:rPr>
          <w:sz w:val="28"/>
          <w:szCs w:val="28"/>
        </w:rPr>
      </w:pPr>
      <w:r w:rsidDel="00000000" w:rsidR="00000000" w:rsidRPr="00000000">
        <w:rPr>
          <w:sz w:val="28"/>
          <w:szCs w:val="28"/>
          <w:rtl w:val="0"/>
        </w:rPr>
        <w:t xml:space="preserve">The purpose of database modeling is to ensure the database is optimized for storing, retrieving, and managing data efficiently. It helps maintain data integrity, consistency, and accessibility while avoiding redundancy and supporting the application's functionality.</w:t>
      </w:r>
    </w:p>
    <w:p w:rsidR="00000000" w:rsidDel="00000000" w:rsidP="00000000" w:rsidRDefault="00000000" w:rsidRPr="00000000" w14:paraId="00000178">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79">
      <w:pPr>
        <w:spacing w:line="276" w:lineRule="auto"/>
        <w:jc w:val="both"/>
        <w:rPr>
          <w:color w:val="4a86e8"/>
          <w:sz w:val="28"/>
          <w:szCs w:val="28"/>
        </w:rPr>
      </w:pPr>
      <w:r w:rsidDel="00000000" w:rsidR="00000000" w:rsidRPr="00000000">
        <w:rPr>
          <w:color w:val="4a86e8"/>
          <w:sz w:val="28"/>
          <w:szCs w:val="28"/>
          <w:rtl w:val="0"/>
        </w:rPr>
        <w:t xml:space="preserve">4.3 Database Modeling: TimeWise</w:t>
      </w:r>
    </w:p>
    <w:p w:rsidR="00000000" w:rsidDel="00000000" w:rsidP="00000000" w:rsidRDefault="00000000" w:rsidRPr="00000000" w14:paraId="0000017A">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7B">
      <w:pPr>
        <w:spacing w:line="276" w:lineRule="auto"/>
        <w:jc w:val="both"/>
        <w:rPr>
          <w:color w:val="4a86e8"/>
          <w:sz w:val="28"/>
          <w:szCs w:val="28"/>
        </w:rPr>
      </w:pPr>
      <w:r w:rsidDel="00000000" w:rsidR="00000000" w:rsidRPr="00000000">
        <w:rPr>
          <w:color w:val="4a86e8"/>
          <w:sz w:val="28"/>
          <w:szCs w:val="28"/>
          <w:rtl w:val="0"/>
        </w:rPr>
        <w:t xml:space="preserve">4.3.1 Noun Listing</w:t>
      </w:r>
    </w:p>
    <w:p w:rsidR="00000000" w:rsidDel="00000000" w:rsidP="00000000" w:rsidRDefault="00000000" w:rsidRPr="00000000" w14:paraId="0000017C">
      <w:pPr>
        <w:spacing w:line="276" w:lineRule="auto"/>
        <w:jc w:val="both"/>
        <w:rPr>
          <w:color w:val="4a86e8"/>
          <w:sz w:val="28"/>
          <w:szCs w:val="28"/>
        </w:rPr>
      </w:pPr>
      <w:r w:rsidDel="00000000" w:rsidR="00000000" w:rsidRPr="00000000">
        <w:rPr>
          <w:rtl w:val="0"/>
        </w:rPr>
      </w:r>
    </w:p>
    <w:p w:rsidR="00000000" w:rsidDel="00000000" w:rsidP="00000000" w:rsidRDefault="00000000" w:rsidRPr="00000000" w14:paraId="0000017D">
      <w:pPr>
        <w:spacing w:line="276" w:lineRule="auto"/>
        <w:jc w:val="both"/>
        <w:rPr>
          <w:sz w:val="26"/>
          <w:szCs w:val="26"/>
        </w:rPr>
      </w:pPr>
      <w:r w:rsidDel="00000000" w:rsidR="00000000" w:rsidRPr="00000000">
        <w:rPr>
          <w:rtl w:val="0"/>
        </w:rPr>
      </w:r>
    </w:p>
    <w:p w:rsidR="00000000" w:rsidDel="00000000" w:rsidP="00000000" w:rsidRDefault="00000000" w:rsidRPr="00000000" w14:paraId="0000017E">
      <w:pPr>
        <w:spacing w:line="276" w:lineRule="auto"/>
        <w:jc w:val="both"/>
        <w:rPr>
          <w:sz w:val="26"/>
          <w:szCs w:val="26"/>
        </w:rPr>
      </w:pPr>
      <w:r w:rsidDel="00000000" w:rsidR="00000000" w:rsidRPr="00000000">
        <w:rPr>
          <w:rtl w:val="0"/>
        </w:rPr>
      </w:r>
    </w:p>
    <w:tbl>
      <w:tblPr>
        <w:tblStyle w:val="Table1"/>
        <w:tblpPr w:leftFromText="180" w:rightFromText="180" w:topFromText="180" w:bottomFromText="180" w:vertAnchor="text" w:horzAnchor="text" w:tblpX="0" w:tblpY="0"/>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65"/>
        <w:gridCol w:w="4185"/>
        <w:gridCol w:w="2145"/>
        <w:tblGridChange w:id="0">
          <w:tblGrid>
            <w:gridCol w:w="885"/>
            <w:gridCol w:w="2565"/>
            <w:gridCol w:w="4185"/>
            <w:gridCol w:w="2145"/>
          </w:tblGrid>
        </w:tblGridChange>
      </w:tblGrid>
      <w:tr>
        <w:trPr>
          <w:cantSplit w:val="0"/>
          <w:tblHeader w:val="1"/>
        </w:trPr>
        <w:tc>
          <w:tcPr/>
          <w:p w:rsidR="00000000" w:rsidDel="00000000" w:rsidP="00000000" w:rsidRDefault="00000000" w:rsidRPr="00000000" w14:paraId="0000017F">
            <w:pPr>
              <w:widowControl w:val="0"/>
              <w:spacing w:line="240" w:lineRule="auto"/>
              <w:jc w:val="both"/>
              <w:rPr>
                <w:sz w:val="26"/>
                <w:szCs w:val="26"/>
              </w:rPr>
            </w:pPr>
            <w:r w:rsidDel="00000000" w:rsidR="00000000" w:rsidRPr="00000000">
              <w:rPr>
                <w:sz w:val="26"/>
                <w:szCs w:val="26"/>
                <w:rtl w:val="0"/>
              </w:rPr>
              <w:t xml:space="preserve">No.</w:t>
            </w:r>
          </w:p>
        </w:tc>
        <w:tc>
          <w:tcPr/>
          <w:p w:rsidR="00000000" w:rsidDel="00000000" w:rsidP="00000000" w:rsidRDefault="00000000" w:rsidRPr="00000000" w14:paraId="00000180">
            <w:pPr>
              <w:widowControl w:val="0"/>
              <w:spacing w:line="240" w:lineRule="auto"/>
              <w:jc w:val="both"/>
              <w:rPr>
                <w:sz w:val="26"/>
                <w:szCs w:val="26"/>
              </w:rPr>
            </w:pPr>
            <w:r w:rsidDel="00000000" w:rsidR="00000000" w:rsidRPr="00000000">
              <w:rPr>
                <w:sz w:val="26"/>
                <w:szCs w:val="26"/>
                <w:rtl w:val="0"/>
              </w:rPr>
              <w:t xml:space="preserve">Nouns</w:t>
            </w:r>
          </w:p>
        </w:tc>
        <w:tc>
          <w:tcPr/>
          <w:p w:rsidR="00000000" w:rsidDel="00000000" w:rsidP="00000000" w:rsidRDefault="00000000" w:rsidRPr="00000000" w14:paraId="00000181">
            <w:pPr>
              <w:widowControl w:val="0"/>
              <w:spacing w:line="240" w:lineRule="auto"/>
              <w:jc w:val="both"/>
              <w:rPr>
                <w:sz w:val="26"/>
                <w:szCs w:val="26"/>
              </w:rPr>
            </w:pPr>
            <w:r w:rsidDel="00000000" w:rsidR="00000000" w:rsidRPr="00000000">
              <w:rPr>
                <w:sz w:val="26"/>
                <w:szCs w:val="26"/>
                <w:rtl w:val="0"/>
              </w:rPr>
              <w:t xml:space="preserve">Attributes</w:t>
            </w:r>
          </w:p>
          <w:p w:rsidR="00000000" w:rsidDel="00000000" w:rsidP="00000000" w:rsidRDefault="00000000" w:rsidRPr="00000000" w14:paraId="00000182">
            <w:pPr>
              <w:widowControl w:val="0"/>
              <w:spacing w:line="240" w:lineRule="auto"/>
              <w:jc w:val="both"/>
              <w:rPr>
                <w:sz w:val="26"/>
                <w:szCs w:val="26"/>
              </w:rPr>
            </w:pPr>
            <w:r w:rsidDel="00000000" w:rsidR="00000000" w:rsidRPr="00000000">
              <w:rPr>
                <w:sz w:val="26"/>
                <w:szCs w:val="26"/>
                <w:rtl w:val="0"/>
              </w:rPr>
              <w:t xml:space="preserve">(Related Nouns)</w:t>
            </w:r>
          </w:p>
        </w:tc>
        <w:tc>
          <w:tcPr/>
          <w:p w:rsidR="00000000" w:rsidDel="00000000" w:rsidP="00000000" w:rsidRDefault="00000000" w:rsidRPr="00000000" w14:paraId="00000183">
            <w:pPr>
              <w:widowControl w:val="0"/>
              <w:spacing w:line="240" w:lineRule="auto"/>
              <w:jc w:val="both"/>
              <w:rPr>
                <w:sz w:val="26"/>
                <w:szCs w:val="26"/>
              </w:rPr>
            </w:pPr>
            <w:r w:rsidDel="00000000" w:rsidR="00000000" w:rsidRPr="00000000">
              <w:rPr>
                <w:sz w:val="26"/>
                <w:szCs w:val="26"/>
                <w:rtl w:val="0"/>
              </w:rPr>
              <w:t xml:space="preserve">Problem Space(P)/</w:t>
            </w:r>
          </w:p>
          <w:p w:rsidR="00000000" w:rsidDel="00000000" w:rsidP="00000000" w:rsidRDefault="00000000" w:rsidRPr="00000000" w14:paraId="00000184">
            <w:pPr>
              <w:widowControl w:val="0"/>
              <w:spacing w:line="240" w:lineRule="auto"/>
              <w:jc w:val="both"/>
              <w:rPr>
                <w:sz w:val="26"/>
                <w:szCs w:val="26"/>
              </w:rPr>
            </w:pPr>
            <w:r w:rsidDel="00000000" w:rsidR="00000000" w:rsidRPr="00000000">
              <w:rPr>
                <w:sz w:val="26"/>
                <w:szCs w:val="26"/>
                <w:rtl w:val="0"/>
              </w:rPr>
              <w:t xml:space="preserve">Solution Space(S)</w:t>
            </w:r>
          </w:p>
        </w:tc>
      </w:tr>
      <w:tr>
        <w:trPr>
          <w:cantSplit w:val="0"/>
          <w:tblHeader w:val="1"/>
        </w:trPr>
        <w:tc>
          <w:tcPr/>
          <w:p w:rsidR="00000000" w:rsidDel="00000000" w:rsidP="00000000" w:rsidRDefault="00000000" w:rsidRPr="00000000" w14:paraId="00000185">
            <w:pPr>
              <w:widowControl w:val="0"/>
              <w:spacing w:line="240" w:lineRule="auto"/>
              <w:jc w:val="both"/>
              <w:rPr>
                <w:sz w:val="26"/>
                <w:szCs w:val="26"/>
              </w:rPr>
            </w:pPr>
            <w:r w:rsidDel="00000000" w:rsidR="00000000" w:rsidRPr="00000000">
              <w:rPr>
                <w:sz w:val="26"/>
                <w:szCs w:val="26"/>
                <w:rtl w:val="0"/>
              </w:rPr>
              <w:t xml:space="preserve">01</w:t>
            </w:r>
          </w:p>
        </w:tc>
        <w:tc>
          <w:tcPr/>
          <w:p w:rsidR="00000000" w:rsidDel="00000000" w:rsidP="00000000" w:rsidRDefault="00000000" w:rsidRPr="00000000" w14:paraId="00000186">
            <w:pPr>
              <w:widowControl w:val="0"/>
              <w:spacing w:line="240" w:lineRule="auto"/>
              <w:jc w:val="both"/>
              <w:rPr>
                <w:sz w:val="26"/>
                <w:szCs w:val="26"/>
              </w:rPr>
            </w:pPr>
            <w:r w:rsidDel="00000000" w:rsidR="00000000" w:rsidRPr="00000000">
              <w:rPr>
                <w:sz w:val="26"/>
                <w:szCs w:val="26"/>
                <w:rtl w:val="0"/>
              </w:rPr>
              <w:t xml:space="preserve">User</w:t>
            </w:r>
          </w:p>
        </w:tc>
        <w:tc>
          <w:tcPr/>
          <w:p w:rsidR="00000000" w:rsidDel="00000000" w:rsidP="00000000" w:rsidRDefault="00000000" w:rsidRPr="00000000" w14:paraId="00000187">
            <w:pPr>
              <w:widowControl w:val="0"/>
              <w:spacing w:line="240" w:lineRule="auto"/>
              <w:jc w:val="both"/>
              <w:rPr>
                <w:sz w:val="26"/>
                <w:szCs w:val="26"/>
              </w:rPr>
            </w:pPr>
            <w:r w:rsidDel="00000000" w:rsidR="00000000" w:rsidRPr="00000000">
              <w:rPr>
                <w:sz w:val="26"/>
                <w:szCs w:val="26"/>
                <w:rtl w:val="0"/>
              </w:rPr>
              <w:t xml:space="preserve">2, 3, 4, 5, 6, 7, 24, 25</w:t>
            </w:r>
          </w:p>
        </w:tc>
        <w:tc>
          <w:tcPr/>
          <w:p w:rsidR="00000000" w:rsidDel="00000000" w:rsidP="00000000" w:rsidRDefault="00000000" w:rsidRPr="00000000" w14:paraId="00000188">
            <w:pPr>
              <w:widowControl w:val="0"/>
              <w:spacing w:line="240" w:lineRule="auto"/>
              <w:jc w:val="both"/>
              <w:rPr>
                <w:sz w:val="26"/>
                <w:szCs w:val="26"/>
              </w:rPr>
            </w:pPr>
            <w:r w:rsidDel="00000000" w:rsidR="00000000" w:rsidRPr="00000000">
              <w:rPr>
                <w:sz w:val="26"/>
                <w:szCs w:val="26"/>
                <w:rtl w:val="0"/>
              </w:rPr>
              <w:t xml:space="preserve">P</w:t>
            </w:r>
          </w:p>
        </w:tc>
      </w:tr>
      <w:tr>
        <w:trPr>
          <w:cantSplit w:val="0"/>
          <w:tblHeader w:val="1"/>
        </w:trPr>
        <w:tc>
          <w:tcPr/>
          <w:p w:rsidR="00000000" w:rsidDel="00000000" w:rsidP="00000000" w:rsidRDefault="00000000" w:rsidRPr="00000000" w14:paraId="00000189">
            <w:pPr>
              <w:widowControl w:val="0"/>
              <w:spacing w:line="240" w:lineRule="auto"/>
              <w:jc w:val="both"/>
              <w:rPr>
                <w:sz w:val="26"/>
                <w:szCs w:val="26"/>
              </w:rPr>
            </w:pPr>
            <w:r w:rsidDel="00000000" w:rsidR="00000000" w:rsidRPr="00000000">
              <w:rPr>
                <w:sz w:val="26"/>
                <w:szCs w:val="26"/>
                <w:rtl w:val="0"/>
              </w:rPr>
              <w:t xml:space="preserve">02</w:t>
            </w:r>
          </w:p>
        </w:tc>
        <w:tc>
          <w:tcPr/>
          <w:p w:rsidR="00000000" w:rsidDel="00000000" w:rsidP="00000000" w:rsidRDefault="00000000" w:rsidRPr="00000000" w14:paraId="0000018A">
            <w:pPr>
              <w:widowControl w:val="0"/>
              <w:spacing w:line="240" w:lineRule="auto"/>
              <w:jc w:val="both"/>
              <w:rPr>
                <w:sz w:val="26"/>
                <w:szCs w:val="26"/>
              </w:rPr>
            </w:pPr>
            <w:r w:rsidDel="00000000" w:rsidR="00000000" w:rsidRPr="00000000">
              <w:rPr>
                <w:sz w:val="26"/>
                <w:szCs w:val="26"/>
                <w:rtl w:val="0"/>
              </w:rPr>
              <w:t xml:space="preserve">Student</w:t>
            </w:r>
          </w:p>
        </w:tc>
        <w:tc>
          <w:tcPr/>
          <w:p w:rsidR="00000000" w:rsidDel="00000000" w:rsidP="00000000" w:rsidRDefault="00000000" w:rsidRPr="00000000" w14:paraId="0000018B">
            <w:pPr>
              <w:widowControl w:val="0"/>
              <w:spacing w:line="240" w:lineRule="auto"/>
              <w:jc w:val="both"/>
              <w:rPr>
                <w:sz w:val="26"/>
                <w:szCs w:val="26"/>
              </w:rPr>
            </w:pPr>
            <w:r w:rsidDel="00000000" w:rsidR="00000000" w:rsidRPr="00000000">
              <w:rPr>
                <w:sz w:val="26"/>
                <w:szCs w:val="26"/>
                <w:rtl w:val="0"/>
              </w:rPr>
              <w:t xml:space="preserve">1, 3, 4, 5, 6, 8, 13, 14, 21, 35, 36</w:t>
            </w:r>
          </w:p>
        </w:tc>
        <w:tc>
          <w:tcPr/>
          <w:p w:rsidR="00000000" w:rsidDel="00000000" w:rsidP="00000000" w:rsidRDefault="00000000" w:rsidRPr="00000000" w14:paraId="0000018C">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8D">
            <w:pPr>
              <w:widowControl w:val="0"/>
              <w:spacing w:line="240" w:lineRule="auto"/>
              <w:jc w:val="both"/>
              <w:rPr>
                <w:sz w:val="26"/>
                <w:szCs w:val="26"/>
              </w:rPr>
            </w:pPr>
            <w:r w:rsidDel="00000000" w:rsidR="00000000" w:rsidRPr="00000000">
              <w:rPr>
                <w:sz w:val="26"/>
                <w:szCs w:val="26"/>
                <w:rtl w:val="0"/>
              </w:rPr>
              <w:t xml:space="preserve">03</w:t>
            </w:r>
          </w:p>
        </w:tc>
        <w:tc>
          <w:tcPr/>
          <w:p w:rsidR="00000000" w:rsidDel="00000000" w:rsidP="00000000" w:rsidRDefault="00000000" w:rsidRPr="00000000" w14:paraId="0000018E">
            <w:pPr>
              <w:widowControl w:val="0"/>
              <w:spacing w:line="240" w:lineRule="auto"/>
              <w:jc w:val="both"/>
              <w:rPr>
                <w:sz w:val="26"/>
                <w:szCs w:val="26"/>
              </w:rPr>
            </w:pPr>
            <w:r w:rsidDel="00000000" w:rsidR="00000000" w:rsidRPr="00000000">
              <w:rPr>
                <w:sz w:val="26"/>
                <w:szCs w:val="26"/>
                <w:rtl w:val="0"/>
              </w:rPr>
              <w:t xml:space="preserve">Teacher</w:t>
            </w:r>
          </w:p>
        </w:tc>
        <w:tc>
          <w:tcPr/>
          <w:p w:rsidR="00000000" w:rsidDel="00000000" w:rsidP="00000000" w:rsidRDefault="00000000" w:rsidRPr="00000000" w14:paraId="0000018F">
            <w:pPr>
              <w:widowControl w:val="0"/>
              <w:spacing w:line="240" w:lineRule="auto"/>
              <w:jc w:val="both"/>
              <w:rPr>
                <w:sz w:val="26"/>
                <w:szCs w:val="26"/>
              </w:rPr>
            </w:pPr>
            <w:r w:rsidDel="00000000" w:rsidR="00000000" w:rsidRPr="00000000">
              <w:rPr>
                <w:sz w:val="26"/>
                <w:szCs w:val="26"/>
                <w:rtl w:val="0"/>
              </w:rPr>
              <w:t xml:space="preserve">1, 2, 4, 5, 6, 8, 16, 32, 14, 15</w:t>
            </w:r>
          </w:p>
        </w:tc>
        <w:tc>
          <w:tcPr/>
          <w:p w:rsidR="00000000" w:rsidDel="00000000" w:rsidP="00000000" w:rsidRDefault="00000000" w:rsidRPr="00000000" w14:paraId="00000190">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91">
            <w:pPr>
              <w:widowControl w:val="0"/>
              <w:spacing w:line="240" w:lineRule="auto"/>
              <w:jc w:val="both"/>
              <w:rPr>
                <w:sz w:val="26"/>
                <w:szCs w:val="26"/>
              </w:rPr>
            </w:pPr>
            <w:r w:rsidDel="00000000" w:rsidR="00000000" w:rsidRPr="00000000">
              <w:rPr>
                <w:sz w:val="26"/>
                <w:szCs w:val="26"/>
                <w:rtl w:val="0"/>
              </w:rPr>
              <w:t xml:space="preserve">04</w:t>
            </w:r>
          </w:p>
        </w:tc>
        <w:tc>
          <w:tcPr/>
          <w:p w:rsidR="00000000" w:rsidDel="00000000" w:rsidP="00000000" w:rsidRDefault="00000000" w:rsidRPr="00000000" w14:paraId="00000192">
            <w:pPr>
              <w:widowControl w:val="0"/>
              <w:spacing w:line="240" w:lineRule="auto"/>
              <w:jc w:val="both"/>
              <w:rPr>
                <w:sz w:val="26"/>
                <w:szCs w:val="26"/>
              </w:rPr>
            </w:pPr>
            <w:r w:rsidDel="00000000" w:rsidR="00000000" w:rsidRPr="00000000">
              <w:rPr>
                <w:sz w:val="26"/>
                <w:szCs w:val="26"/>
                <w:rtl w:val="0"/>
              </w:rPr>
              <w:t xml:space="preserve">Manager</w:t>
            </w:r>
          </w:p>
        </w:tc>
        <w:tc>
          <w:tcPr/>
          <w:p w:rsidR="00000000" w:rsidDel="00000000" w:rsidP="00000000" w:rsidRDefault="00000000" w:rsidRPr="00000000" w14:paraId="00000193">
            <w:pPr>
              <w:widowControl w:val="0"/>
              <w:spacing w:line="240" w:lineRule="auto"/>
              <w:jc w:val="both"/>
              <w:rPr>
                <w:sz w:val="26"/>
                <w:szCs w:val="26"/>
              </w:rPr>
            </w:pPr>
            <w:r w:rsidDel="00000000" w:rsidR="00000000" w:rsidRPr="00000000">
              <w:rPr>
                <w:sz w:val="26"/>
                <w:szCs w:val="26"/>
                <w:rtl w:val="0"/>
              </w:rPr>
              <w:t xml:space="preserve">1, 2, 3, 5, 6, 8, 14, 16, 31, 34</w:t>
            </w:r>
          </w:p>
        </w:tc>
        <w:tc>
          <w:tcPr/>
          <w:p w:rsidR="00000000" w:rsidDel="00000000" w:rsidP="00000000" w:rsidRDefault="00000000" w:rsidRPr="00000000" w14:paraId="00000194">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95">
            <w:pPr>
              <w:widowControl w:val="0"/>
              <w:spacing w:line="240" w:lineRule="auto"/>
              <w:jc w:val="both"/>
              <w:rPr>
                <w:sz w:val="26"/>
                <w:szCs w:val="26"/>
              </w:rPr>
            </w:pPr>
            <w:r w:rsidDel="00000000" w:rsidR="00000000" w:rsidRPr="00000000">
              <w:rPr>
                <w:sz w:val="26"/>
                <w:szCs w:val="26"/>
                <w:rtl w:val="0"/>
              </w:rPr>
              <w:t xml:space="preserve">05</w:t>
            </w:r>
          </w:p>
        </w:tc>
        <w:tc>
          <w:tcPr/>
          <w:p w:rsidR="00000000" w:rsidDel="00000000" w:rsidP="00000000" w:rsidRDefault="00000000" w:rsidRPr="00000000" w14:paraId="00000196">
            <w:pPr>
              <w:widowControl w:val="0"/>
              <w:spacing w:line="240" w:lineRule="auto"/>
              <w:jc w:val="both"/>
              <w:rPr>
                <w:sz w:val="26"/>
                <w:szCs w:val="26"/>
              </w:rPr>
            </w:pPr>
            <w:r w:rsidDel="00000000" w:rsidR="00000000" w:rsidRPr="00000000">
              <w:rPr>
                <w:sz w:val="26"/>
                <w:szCs w:val="26"/>
                <w:rtl w:val="0"/>
              </w:rPr>
              <w:t xml:space="preserve">Employee</w:t>
            </w:r>
          </w:p>
        </w:tc>
        <w:tc>
          <w:tcPr/>
          <w:p w:rsidR="00000000" w:rsidDel="00000000" w:rsidP="00000000" w:rsidRDefault="00000000" w:rsidRPr="00000000" w14:paraId="00000197">
            <w:pPr>
              <w:widowControl w:val="0"/>
              <w:spacing w:line="240" w:lineRule="auto"/>
              <w:jc w:val="both"/>
              <w:rPr>
                <w:sz w:val="26"/>
                <w:szCs w:val="26"/>
              </w:rPr>
            </w:pPr>
            <w:r w:rsidDel="00000000" w:rsidR="00000000" w:rsidRPr="00000000">
              <w:rPr>
                <w:sz w:val="26"/>
                <w:szCs w:val="26"/>
                <w:rtl w:val="0"/>
              </w:rPr>
              <w:t xml:space="preserve">1, 2, 3, 4, 6, 8, 16, 31</w:t>
            </w:r>
          </w:p>
        </w:tc>
        <w:tc>
          <w:tcPr/>
          <w:p w:rsidR="00000000" w:rsidDel="00000000" w:rsidP="00000000" w:rsidRDefault="00000000" w:rsidRPr="00000000" w14:paraId="00000198">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1065" w:hRule="atLeast"/>
          <w:tblHeader w:val="0"/>
        </w:trPr>
        <w:tc>
          <w:tcPr/>
          <w:p w:rsidR="00000000" w:rsidDel="00000000" w:rsidP="00000000" w:rsidRDefault="00000000" w:rsidRPr="00000000" w14:paraId="00000199">
            <w:pPr>
              <w:widowControl w:val="0"/>
              <w:spacing w:line="240" w:lineRule="auto"/>
              <w:jc w:val="both"/>
              <w:rPr>
                <w:sz w:val="26"/>
                <w:szCs w:val="26"/>
              </w:rPr>
            </w:pPr>
            <w:r w:rsidDel="00000000" w:rsidR="00000000" w:rsidRPr="00000000">
              <w:rPr>
                <w:sz w:val="26"/>
                <w:szCs w:val="26"/>
                <w:rtl w:val="0"/>
              </w:rPr>
              <w:t xml:space="preserve">06</w:t>
            </w:r>
          </w:p>
        </w:tc>
        <w:tc>
          <w:tcPr/>
          <w:p w:rsidR="00000000" w:rsidDel="00000000" w:rsidP="00000000" w:rsidRDefault="00000000" w:rsidRPr="00000000" w14:paraId="0000019A">
            <w:pPr>
              <w:widowControl w:val="0"/>
              <w:spacing w:line="240" w:lineRule="auto"/>
              <w:jc w:val="both"/>
              <w:rPr>
                <w:sz w:val="26"/>
                <w:szCs w:val="26"/>
              </w:rPr>
            </w:pPr>
            <w:r w:rsidDel="00000000" w:rsidR="00000000" w:rsidRPr="00000000">
              <w:rPr>
                <w:sz w:val="26"/>
                <w:szCs w:val="26"/>
                <w:rtl w:val="0"/>
              </w:rPr>
              <w:t xml:space="preserve">Working Professional</w:t>
            </w:r>
          </w:p>
        </w:tc>
        <w:tc>
          <w:tcPr/>
          <w:p w:rsidR="00000000" w:rsidDel="00000000" w:rsidP="00000000" w:rsidRDefault="00000000" w:rsidRPr="00000000" w14:paraId="0000019B">
            <w:pPr>
              <w:widowControl w:val="0"/>
              <w:spacing w:line="240" w:lineRule="auto"/>
              <w:jc w:val="both"/>
              <w:rPr>
                <w:sz w:val="26"/>
                <w:szCs w:val="26"/>
              </w:rPr>
            </w:pPr>
            <w:r w:rsidDel="00000000" w:rsidR="00000000" w:rsidRPr="00000000">
              <w:rPr>
                <w:sz w:val="26"/>
                <w:szCs w:val="26"/>
                <w:rtl w:val="0"/>
              </w:rPr>
              <w:t xml:space="preserve">1, 2, 3, 4, 5, 8, 10, 11, 12, 13</w:t>
            </w:r>
          </w:p>
        </w:tc>
        <w:tc>
          <w:tcPr/>
          <w:p w:rsidR="00000000" w:rsidDel="00000000" w:rsidP="00000000" w:rsidRDefault="00000000" w:rsidRPr="00000000" w14:paraId="0000019C">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25" w:hRule="atLeast"/>
          <w:tblHeader w:val="0"/>
        </w:trPr>
        <w:tc>
          <w:tcPr/>
          <w:p w:rsidR="00000000" w:rsidDel="00000000" w:rsidP="00000000" w:rsidRDefault="00000000" w:rsidRPr="00000000" w14:paraId="0000019D">
            <w:pPr>
              <w:widowControl w:val="0"/>
              <w:spacing w:line="240" w:lineRule="auto"/>
              <w:jc w:val="both"/>
              <w:rPr>
                <w:sz w:val="26"/>
                <w:szCs w:val="26"/>
              </w:rPr>
            </w:pPr>
            <w:r w:rsidDel="00000000" w:rsidR="00000000" w:rsidRPr="00000000">
              <w:rPr>
                <w:sz w:val="26"/>
                <w:szCs w:val="26"/>
                <w:rtl w:val="0"/>
              </w:rPr>
              <w:t xml:space="preserve">07</w:t>
            </w:r>
          </w:p>
        </w:tc>
        <w:tc>
          <w:tcPr/>
          <w:p w:rsidR="00000000" w:rsidDel="00000000" w:rsidP="00000000" w:rsidRDefault="00000000" w:rsidRPr="00000000" w14:paraId="0000019E">
            <w:pPr>
              <w:widowControl w:val="0"/>
              <w:spacing w:line="240" w:lineRule="auto"/>
              <w:jc w:val="both"/>
              <w:rPr>
                <w:sz w:val="26"/>
                <w:szCs w:val="26"/>
              </w:rPr>
            </w:pPr>
            <w:r w:rsidDel="00000000" w:rsidR="00000000" w:rsidRPr="00000000">
              <w:rPr>
                <w:sz w:val="26"/>
                <w:szCs w:val="26"/>
                <w:rtl w:val="0"/>
              </w:rPr>
              <w:t xml:space="preserve">Others</w:t>
            </w:r>
          </w:p>
        </w:tc>
        <w:tc>
          <w:tcPr/>
          <w:p w:rsidR="00000000" w:rsidDel="00000000" w:rsidP="00000000" w:rsidRDefault="00000000" w:rsidRPr="00000000" w14:paraId="0000019F">
            <w:pPr>
              <w:widowControl w:val="0"/>
              <w:spacing w:line="240" w:lineRule="auto"/>
              <w:jc w:val="both"/>
              <w:rPr>
                <w:sz w:val="26"/>
                <w:szCs w:val="26"/>
              </w:rPr>
            </w:pPr>
            <w:r w:rsidDel="00000000" w:rsidR="00000000" w:rsidRPr="00000000">
              <w:rPr>
                <w:sz w:val="26"/>
                <w:szCs w:val="26"/>
                <w:rtl w:val="0"/>
              </w:rPr>
              <w:t xml:space="preserve">1, 2, 3, 4, 5, 6, 8, 13, 16, 36</w:t>
            </w:r>
          </w:p>
        </w:tc>
        <w:tc>
          <w:tcPr/>
          <w:p w:rsidR="00000000" w:rsidDel="00000000" w:rsidP="00000000" w:rsidRDefault="00000000" w:rsidRPr="00000000" w14:paraId="000001A0">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765" w:hRule="atLeast"/>
          <w:tblHeader w:val="0"/>
        </w:trPr>
        <w:tc>
          <w:tcPr/>
          <w:p w:rsidR="00000000" w:rsidDel="00000000" w:rsidP="00000000" w:rsidRDefault="00000000" w:rsidRPr="00000000" w14:paraId="000001A1">
            <w:pPr>
              <w:widowControl w:val="0"/>
              <w:spacing w:line="240" w:lineRule="auto"/>
              <w:jc w:val="both"/>
              <w:rPr>
                <w:sz w:val="26"/>
                <w:szCs w:val="26"/>
              </w:rPr>
            </w:pPr>
            <w:r w:rsidDel="00000000" w:rsidR="00000000" w:rsidRPr="00000000">
              <w:rPr>
                <w:sz w:val="26"/>
                <w:szCs w:val="26"/>
                <w:rtl w:val="0"/>
              </w:rPr>
              <w:t xml:space="preserve">08</w:t>
            </w:r>
          </w:p>
        </w:tc>
        <w:tc>
          <w:tcPr/>
          <w:p w:rsidR="00000000" w:rsidDel="00000000" w:rsidP="00000000" w:rsidRDefault="00000000" w:rsidRPr="00000000" w14:paraId="000001A2">
            <w:pPr>
              <w:widowControl w:val="0"/>
              <w:spacing w:line="240" w:lineRule="auto"/>
              <w:jc w:val="both"/>
              <w:rPr>
                <w:sz w:val="26"/>
                <w:szCs w:val="26"/>
              </w:rPr>
            </w:pPr>
            <w:r w:rsidDel="00000000" w:rsidR="00000000" w:rsidRPr="00000000">
              <w:rPr>
                <w:sz w:val="26"/>
                <w:szCs w:val="26"/>
                <w:rtl w:val="0"/>
              </w:rPr>
              <w:t xml:space="preserve">Task</w:t>
            </w:r>
          </w:p>
        </w:tc>
        <w:tc>
          <w:tcPr/>
          <w:p w:rsidR="00000000" w:rsidDel="00000000" w:rsidP="00000000" w:rsidRDefault="00000000" w:rsidRPr="00000000" w14:paraId="000001A3">
            <w:pPr>
              <w:widowControl w:val="0"/>
              <w:spacing w:line="240" w:lineRule="auto"/>
              <w:jc w:val="both"/>
              <w:rPr>
                <w:sz w:val="26"/>
                <w:szCs w:val="26"/>
              </w:rPr>
            </w:pPr>
            <w:r w:rsidDel="00000000" w:rsidR="00000000" w:rsidRPr="00000000">
              <w:rPr>
                <w:sz w:val="26"/>
                <w:szCs w:val="26"/>
                <w:rtl w:val="0"/>
              </w:rPr>
              <w:t xml:space="preserve">2, 3, 4, 5, 6, 7, 21, 26, 27</w:t>
            </w:r>
          </w:p>
        </w:tc>
        <w:tc>
          <w:tcPr/>
          <w:p w:rsidR="00000000" w:rsidDel="00000000" w:rsidP="00000000" w:rsidRDefault="00000000" w:rsidRPr="00000000" w14:paraId="000001A4">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A5">
            <w:pPr>
              <w:widowControl w:val="0"/>
              <w:spacing w:line="240" w:lineRule="auto"/>
              <w:jc w:val="both"/>
              <w:rPr>
                <w:sz w:val="26"/>
                <w:szCs w:val="26"/>
              </w:rPr>
            </w:pPr>
            <w:r w:rsidDel="00000000" w:rsidR="00000000" w:rsidRPr="00000000">
              <w:rPr>
                <w:sz w:val="26"/>
                <w:szCs w:val="26"/>
                <w:rtl w:val="0"/>
              </w:rPr>
              <w:t xml:space="preserve">09</w:t>
            </w:r>
          </w:p>
        </w:tc>
        <w:tc>
          <w:tcPr/>
          <w:p w:rsidR="00000000" w:rsidDel="00000000" w:rsidP="00000000" w:rsidRDefault="00000000" w:rsidRPr="00000000" w14:paraId="000001A6">
            <w:pPr>
              <w:widowControl w:val="0"/>
              <w:spacing w:line="240" w:lineRule="auto"/>
              <w:jc w:val="both"/>
              <w:rPr>
                <w:sz w:val="26"/>
                <w:szCs w:val="26"/>
              </w:rPr>
            </w:pPr>
            <w:r w:rsidDel="00000000" w:rsidR="00000000" w:rsidRPr="00000000">
              <w:rPr>
                <w:sz w:val="26"/>
                <w:szCs w:val="26"/>
                <w:rtl w:val="0"/>
              </w:rPr>
              <w:t xml:space="preserve">Progress</w:t>
            </w:r>
          </w:p>
        </w:tc>
        <w:tc>
          <w:tcPr/>
          <w:p w:rsidR="00000000" w:rsidDel="00000000" w:rsidP="00000000" w:rsidRDefault="00000000" w:rsidRPr="00000000" w14:paraId="000001A7">
            <w:pPr>
              <w:widowControl w:val="0"/>
              <w:spacing w:line="240" w:lineRule="auto"/>
              <w:jc w:val="both"/>
              <w:rPr>
                <w:sz w:val="26"/>
                <w:szCs w:val="26"/>
              </w:rPr>
            </w:pPr>
            <w:r w:rsidDel="00000000" w:rsidR="00000000" w:rsidRPr="00000000">
              <w:rPr>
                <w:sz w:val="26"/>
                <w:szCs w:val="26"/>
                <w:rtl w:val="0"/>
              </w:rPr>
              <w:t xml:space="preserve">2, 5, 8, 10, 37, 40, 52</w:t>
            </w:r>
          </w:p>
        </w:tc>
        <w:tc>
          <w:tcPr/>
          <w:p w:rsidR="00000000" w:rsidDel="00000000" w:rsidP="00000000" w:rsidRDefault="00000000" w:rsidRPr="00000000" w14:paraId="000001A8">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A9">
            <w:pPr>
              <w:widowControl w:val="0"/>
              <w:spacing w:line="240" w:lineRule="auto"/>
              <w:jc w:val="both"/>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AA">
            <w:pPr>
              <w:widowControl w:val="0"/>
              <w:spacing w:line="240" w:lineRule="auto"/>
              <w:jc w:val="both"/>
              <w:rPr>
                <w:sz w:val="26"/>
                <w:szCs w:val="26"/>
              </w:rPr>
            </w:pPr>
            <w:r w:rsidDel="00000000" w:rsidR="00000000" w:rsidRPr="00000000">
              <w:rPr>
                <w:sz w:val="26"/>
                <w:szCs w:val="26"/>
                <w:rtl w:val="0"/>
              </w:rPr>
              <w:t xml:space="preserve">Performance</w:t>
            </w:r>
          </w:p>
        </w:tc>
        <w:tc>
          <w:tcPr/>
          <w:p w:rsidR="00000000" w:rsidDel="00000000" w:rsidP="00000000" w:rsidRDefault="00000000" w:rsidRPr="00000000" w14:paraId="000001AB">
            <w:pPr>
              <w:widowControl w:val="0"/>
              <w:spacing w:line="240" w:lineRule="auto"/>
              <w:jc w:val="both"/>
              <w:rPr>
                <w:sz w:val="26"/>
                <w:szCs w:val="26"/>
              </w:rPr>
            </w:pPr>
            <w:r w:rsidDel="00000000" w:rsidR="00000000" w:rsidRPr="00000000">
              <w:rPr>
                <w:sz w:val="26"/>
                <w:szCs w:val="26"/>
                <w:rtl w:val="0"/>
              </w:rPr>
              <w:t xml:space="preserve">2, 5, 6, 8, 14, 19, 37, 38</w:t>
            </w:r>
          </w:p>
        </w:tc>
        <w:tc>
          <w:tcPr/>
          <w:p w:rsidR="00000000" w:rsidDel="00000000" w:rsidP="00000000" w:rsidRDefault="00000000" w:rsidRPr="00000000" w14:paraId="000001AC">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AD">
            <w:pPr>
              <w:widowControl w:val="0"/>
              <w:spacing w:line="240" w:lineRule="auto"/>
              <w:jc w:val="both"/>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1AE">
            <w:pPr>
              <w:widowControl w:val="0"/>
              <w:spacing w:line="240" w:lineRule="auto"/>
              <w:jc w:val="both"/>
              <w:rPr>
                <w:sz w:val="26"/>
                <w:szCs w:val="26"/>
              </w:rPr>
            </w:pPr>
            <w:r w:rsidDel="00000000" w:rsidR="00000000" w:rsidRPr="00000000">
              <w:rPr>
                <w:sz w:val="26"/>
                <w:szCs w:val="26"/>
                <w:rtl w:val="0"/>
              </w:rPr>
              <w:t xml:space="preserve">Notification</w:t>
            </w:r>
          </w:p>
        </w:tc>
        <w:tc>
          <w:tcPr/>
          <w:p w:rsidR="00000000" w:rsidDel="00000000" w:rsidP="00000000" w:rsidRDefault="00000000" w:rsidRPr="00000000" w14:paraId="000001AF">
            <w:pPr>
              <w:widowControl w:val="0"/>
              <w:spacing w:line="240" w:lineRule="auto"/>
              <w:jc w:val="both"/>
              <w:rPr>
                <w:sz w:val="26"/>
                <w:szCs w:val="26"/>
              </w:rPr>
            </w:pPr>
            <w:r w:rsidDel="00000000" w:rsidR="00000000" w:rsidRPr="00000000">
              <w:rPr>
                <w:sz w:val="26"/>
                <w:szCs w:val="26"/>
                <w:rtl w:val="0"/>
              </w:rPr>
              <w:t xml:space="preserve">6, 12, 15, 23, 24</w:t>
            </w:r>
          </w:p>
        </w:tc>
        <w:tc>
          <w:tcPr/>
          <w:p w:rsidR="00000000" w:rsidDel="00000000" w:rsidP="00000000" w:rsidRDefault="00000000" w:rsidRPr="00000000" w14:paraId="000001B0">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B1">
            <w:pPr>
              <w:widowControl w:val="0"/>
              <w:spacing w:line="240" w:lineRule="auto"/>
              <w:jc w:val="both"/>
              <w:rPr>
                <w:sz w:val="26"/>
                <w:szCs w:val="26"/>
              </w:rPr>
            </w:pPr>
            <w:r w:rsidDel="00000000" w:rsidR="00000000" w:rsidRPr="00000000">
              <w:rPr>
                <w:sz w:val="26"/>
                <w:szCs w:val="26"/>
                <w:rtl w:val="0"/>
              </w:rPr>
              <w:t xml:space="preserve">12</w:t>
            </w:r>
          </w:p>
        </w:tc>
        <w:tc>
          <w:tcPr/>
          <w:p w:rsidR="00000000" w:rsidDel="00000000" w:rsidP="00000000" w:rsidRDefault="00000000" w:rsidRPr="00000000" w14:paraId="000001B2">
            <w:pPr>
              <w:widowControl w:val="0"/>
              <w:spacing w:line="240" w:lineRule="auto"/>
              <w:jc w:val="both"/>
              <w:rPr>
                <w:sz w:val="26"/>
                <w:szCs w:val="26"/>
              </w:rPr>
            </w:pPr>
            <w:r w:rsidDel="00000000" w:rsidR="00000000" w:rsidRPr="00000000">
              <w:rPr>
                <w:sz w:val="26"/>
                <w:szCs w:val="26"/>
                <w:rtl w:val="0"/>
              </w:rPr>
              <w:t xml:space="preserve">Reminder</w:t>
            </w:r>
          </w:p>
        </w:tc>
        <w:tc>
          <w:tcPr/>
          <w:p w:rsidR="00000000" w:rsidDel="00000000" w:rsidP="00000000" w:rsidRDefault="00000000" w:rsidRPr="00000000" w14:paraId="000001B3">
            <w:pPr>
              <w:widowControl w:val="0"/>
              <w:spacing w:line="240" w:lineRule="auto"/>
              <w:jc w:val="both"/>
              <w:rPr>
                <w:sz w:val="26"/>
                <w:szCs w:val="26"/>
              </w:rPr>
            </w:pPr>
            <w:r w:rsidDel="00000000" w:rsidR="00000000" w:rsidRPr="00000000">
              <w:rPr>
                <w:sz w:val="26"/>
                <w:szCs w:val="26"/>
                <w:rtl w:val="0"/>
              </w:rPr>
              <w:t xml:space="preserve">6, 11, 29, 43</w:t>
            </w:r>
          </w:p>
        </w:tc>
        <w:tc>
          <w:tcPr/>
          <w:p w:rsidR="00000000" w:rsidDel="00000000" w:rsidP="00000000" w:rsidRDefault="00000000" w:rsidRPr="00000000" w14:paraId="000001B4">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70" w:hRule="atLeast"/>
          <w:tblHeader w:val="0"/>
        </w:trPr>
        <w:tc>
          <w:tcPr/>
          <w:p w:rsidR="00000000" w:rsidDel="00000000" w:rsidP="00000000" w:rsidRDefault="00000000" w:rsidRPr="00000000" w14:paraId="000001B5">
            <w:pPr>
              <w:widowControl w:val="0"/>
              <w:spacing w:line="240" w:lineRule="auto"/>
              <w:jc w:val="both"/>
              <w:rPr>
                <w:sz w:val="26"/>
                <w:szCs w:val="26"/>
              </w:rPr>
            </w:pPr>
            <w:r w:rsidDel="00000000" w:rsidR="00000000" w:rsidRPr="00000000">
              <w:rPr>
                <w:sz w:val="26"/>
                <w:szCs w:val="26"/>
                <w:rtl w:val="0"/>
              </w:rPr>
              <w:t xml:space="preserve">13</w:t>
            </w:r>
          </w:p>
        </w:tc>
        <w:tc>
          <w:tcPr/>
          <w:p w:rsidR="00000000" w:rsidDel="00000000" w:rsidP="00000000" w:rsidRDefault="00000000" w:rsidRPr="00000000" w14:paraId="000001B6">
            <w:pPr>
              <w:widowControl w:val="0"/>
              <w:spacing w:line="240" w:lineRule="auto"/>
              <w:jc w:val="both"/>
              <w:rPr>
                <w:sz w:val="26"/>
                <w:szCs w:val="26"/>
              </w:rPr>
            </w:pPr>
            <w:r w:rsidDel="00000000" w:rsidR="00000000" w:rsidRPr="00000000">
              <w:rPr>
                <w:sz w:val="26"/>
                <w:szCs w:val="26"/>
                <w:rtl w:val="0"/>
              </w:rPr>
              <w:t xml:space="preserve">Stats</w:t>
            </w:r>
          </w:p>
        </w:tc>
        <w:tc>
          <w:tcPr/>
          <w:p w:rsidR="00000000" w:rsidDel="00000000" w:rsidP="00000000" w:rsidRDefault="00000000" w:rsidRPr="00000000" w14:paraId="000001B7">
            <w:pPr>
              <w:widowControl w:val="0"/>
              <w:spacing w:line="240" w:lineRule="auto"/>
              <w:jc w:val="both"/>
              <w:rPr>
                <w:sz w:val="26"/>
                <w:szCs w:val="26"/>
              </w:rPr>
            </w:pPr>
            <w:r w:rsidDel="00000000" w:rsidR="00000000" w:rsidRPr="00000000">
              <w:rPr>
                <w:sz w:val="26"/>
                <w:szCs w:val="26"/>
                <w:rtl w:val="0"/>
              </w:rPr>
              <w:t xml:space="preserve">2, 8, 36, 37, 50</w:t>
            </w:r>
          </w:p>
        </w:tc>
        <w:tc>
          <w:tcPr/>
          <w:p w:rsidR="00000000" w:rsidDel="00000000" w:rsidP="00000000" w:rsidRDefault="00000000" w:rsidRPr="00000000" w14:paraId="000001B8">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B9">
            <w:pPr>
              <w:widowControl w:val="0"/>
              <w:spacing w:line="240" w:lineRule="auto"/>
              <w:jc w:val="both"/>
              <w:rPr>
                <w:sz w:val="26"/>
                <w:szCs w:val="26"/>
              </w:rPr>
            </w:pPr>
            <w:r w:rsidDel="00000000" w:rsidR="00000000" w:rsidRPr="00000000">
              <w:rPr>
                <w:sz w:val="26"/>
                <w:szCs w:val="26"/>
                <w:rtl w:val="0"/>
              </w:rPr>
              <w:t xml:space="preserve">14</w:t>
            </w:r>
          </w:p>
        </w:tc>
        <w:tc>
          <w:tcPr/>
          <w:p w:rsidR="00000000" w:rsidDel="00000000" w:rsidP="00000000" w:rsidRDefault="00000000" w:rsidRPr="00000000" w14:paraId="000001BA">
            <w:pPr>
              <w:widowControl w:val="0"/>
              <w:spacing w:line="240" w:lineRule="auto"/>
              <w:jc w:val="both"/>
              <w:rPr>
                <w:sz w:val="26"/>
                <w:szCs w:val="26"/>
              </w:rPr>
            </w:pPr>
            <w:r w:rsidDel="00000000" w:rsidR="00000000" w:rsidRPr="00000000">
              <w:rPr>
                <w:sz w:val="26"/>
                <w:szCs w:val="26"/>
                <w:rtl w:val="0"/>
              </w:rPr>
              <w:t xml:space="preserve">Goal</w:t>
            </w:r>
          </w:p>
        </w:tc>
        <w:tc>
          <w:tcPr/>
          <w:p w:rsidR="00000000" w:rsidDel="00000000" w:rsidP="00000000" w:rsidRDefault="00000000" w:rsidRPr="00000000" w14:paraId="000001BB">
            <w:pPr>
              <w:widowControl w:val="0"/>
              <w:spacing w:line="240" w:lineRule="auto"/>
              <w:jc w:val="both"/>
              <w:rPr>
                <w:sz w:val="26"/>
                <w:szCs w:val="26"/>
              </w:rPr>
            </w:pPr>
            <w:r w:rsidDel="00000000" w:rsidR="00000000" w:rsidRPr="00000000">
              <w:rPr>
                <w:sz w:val="26"/>
                <w:szCs w:val="26"/>
                <w:rtl w:val="0"/>
              </w:rPr>
              <w:t xml:space="preserve">2, 3, 4, 8, 36</w:t>
            </w:r>
          </w:p>
        </w:tc>
        <w:tc>
          <w:tcPr/>
          <w:p w:rsidR="00000000" w:rsidDel="00000000" w:rsidP="00000000" w:rsidRDefault="00000000" w:rsidRPr="00000000" w14:paraId="000001BC">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BD">
            <w:pPr>
              <w:widowControl w:val="0"/>
              <w:spacing w:line="240" w:lineRule="auto"/>
              <w:jc w:val="both"/>
              <w:rPr>
                <w:sz w:val="26"/>
                <w:szCs w:val="26"/>
              </w:rPr>
            </w:pPr>
            <w:r w:rsidDel="00000000" w:rsidR="00000000" w:rsidRPr="00000000">
              <w:rPr>
                <w:sz w:val="26"/>
                <w:szCs w:val="26"/>
                <w:rtl w:val="0"/>
              </w:rPr>
              <w:t xml:space="preserve">15</w:t>
            </w:r>
          </w:p>
        </w:tc>
        <w:tc>
          <w:tcPr/>
          <w:p w:rsidR="00000000" w:rsidDel="00000000" w:rsidP="00000000" w:rsidRDefault="00000000" w:rsidRPr="00000000" w14:paraId="000001BE">
            <w:pPr>
              <w:widowControl w:val="0"/>
              <w:spacing w:line="240" w:lineRule="auto"/>
              <w:jc w:val="both"/>
              <w:rPr>
                <w:sz w:val="26"/>
                <w:szCs w:val="26"/>
              </w:rPr>
            </w:pPr>
            <w:r w:rsidDel="00000000" w:rsidR="00000000" w:rsidRPr="00000000">
              <w:rPr>
                <w:sz w:val="26"/>
                <w:szCs w:val="26"/>
                <w:rtl w:val="0"/>
              </w:rPr>
              <w:t xml:space="preserve">Team</w:t>
            </w:r>
          </w:p>
        </w:tc>
        <w:tc>
          <w:tcPr/>
          <w:p w:rsidR="00000000" w:rsidDel="00000000" w:rsidP="00000000" w:rsidRDefault="00000000" w:rsidRPr="00000000" w14:paraId="000001BF">
            <w:pPr>
              <w:widowControl w:val="0"/>
              <w:spacing w:line="240" w:lineRule="auto"/>
              <w:jc w:val="both"/>
              <w:rPr>
                <w:sz w:val="26"/>
                <w:szCs w:val="26"/>
              </w:rPr>
            </w:pPr>
            <w:r w:rsidDel="00000000" w:rsidR="00000000" w:rsidRPr="00000000">
              <w:rPr>
                <w:sz w:val="26"/>
                <w:szCs w:val="26"/>
                <w:rtl w:val="0"/>
              </w:rPr>
              <w:t xml:space="preserve">1, 3, 4, 32, 47</w:t>
            </w:r>
          </w:p>
        </w:tc>
        <w:tc>
          <w:tcPr/>
          <w:p w:rsidR="00000000" w:rsidDel="00000000" w:rsidP="00000000" w:rsidRDefault="00000000" w:rsidRPr="00000000" w14:paraId="000001C0">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C1">
            <w:pPr>
              <w:widowControl w:val="0"/>
              <w:spacing w:line="240" w:lineRule="auto"/>
              <w:jc w:val="both"/>
              <w:rPr>
                <w:sz w:val="26"/>
                <w:szCs w:val="26"/>
              </w:rPr>
            </w:pPr>
            <w:r w:rsidDel="00000000" w:rsidR="00000000" w:rsidRPr="00000000">
              <w:rPr>
                <w:sz w:val="26"/>
                <w:szCs w:val="26"/>
                <w:rtl w:val="0"/>
              </w:rPr>
              <w:t xml:space="preserve">16</w:t>
            </w:r>
          </w:p>
        </w:tc>
        <w:tc>
          <w:tcPr/>
          <w:p w:rsidR="00000000" w:rsidDel="00000000" w:rsidP="00000000" w:rsidRDefault="00000000" w:rsidRPr="00000000" w14:paraId="000001C2">
            <w:pPr>
              <w:widowControl w:val="0"/>
              <w:spacing w:line="240" w:lineRule="auto"/>
              <w:jc w:val="both"/>
              <w:rPr>
                <w:sz w:val="26"/>
                <w:szCs w:val="26"/>
              </w:rPr>
            </w:pPr>
            <w:r w:rsidDel="00000000" w:rsidR="00000000" w:rsidRPr="00000000">
              <w:rPr>
                <w:sz w:val="26"/>
                <w:szCs w:val="26"/>
                <w:rtl w:val="0"/>
              </w:rPr>
              <w:t xml:space="preserve">Feedback</w:t>
            </w:r>
          </w:p>
        </w:tc>
        <w:tc>
          <w:tcPr/>
          <w:p w:rsidR="00000000" w:rsidDel="00000000" w:rsidP="00000000" w:rsidRDefault="00000000" w:rsidRPr="00000000" w14:paraId="000001C3">
            <w:pPr>
              <w:widowControl w:val="0"/>
              <w:spacing w:line="240" w:lineRule="auto"/>
              <w:jc w:val="both"/>
              <w:rPr>
                <w:sz w:val="26"/>
                <w:szCs w:val="26"/>
              </w:rPr>
            </w:pPr>
            <w:r w:rsidDel="00000000" w:rsidR="00000000" w:rsidRPr="00000000">
              <w:rPr>
                <w:sz w:val="26"/>
                <w:szCs w:val="26"/>
                <w:rtl w:val="0"/>
              </w:rPr>
              <w:t xml:space="preserve">3, 5, 8, 38, 47</w:t>
            </w:r>
          </w:p>
        </w:tc>
        <w:tc>
          <w:tcPr/>
          <w:p w:rsidR="00000000" w:rsidDel="00000000" w:rsidP="00000000" w:rsidRDefault="00000000" w:rsidRPr="00000000" w14:paraId="000001C4">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C5">
            <w:pPr>
              <w:widowControl w:val="0"/>
              <w:spacing w:line="240" w:lineRule="auto"/>
              <w:jc w:val="both"/>
              <w:rPr>
                <w:sz w:val="26"/>
                <w:szCs w:val="26"/>
              </w:rPr>
            </w:pPr>
            <w:r w:rsidDel="00000000" w:rsidR="00000000" w:rsidRPr="00000000">
              <w:rPr>
                <w:sz w:val="26"/>
                <w:szCs w:val="26"/>
                <w:rtl w:val="0"/>
              </w:rPr>
              <w:t xml:space="preserve">17</w:t>
            </w:r>
          </w:p>
        </w:tc>
        <w:tc>
          <w:tcPr/>
          <w:p w:rsidR="00000000" w:rsidDel="00000000" w:rsidP="00000000" w:rsidRDefault="00000000" w:rsidRPr="00000000" w14:paraId="000001C6">
            <w:pPr>
              <w:widowControl w:val="0"/>
              <w:spacing w:line="240" w:lineRule="auto"/>
              <w:jc w:val="both"/>
              <w:rPr>
                <w:sz w:val="26"/>
                <w:szCs w:val="26"/>
              </w:rPr>
            </w:pPr>
            <w:r w:rsidDel="00000000" w:rsidR="00000000" w:rsidRPr="00000000">
              <w:rPr>
                <w:sz w:val="26"/>
                <w:szCs w:val="26"/>
                <w:rtl w:val="0"/>
              </w:rPr>
              <w:t xml:space="preserve">Feedback Type</w:t>
            </w:r>
          </w:p>
        </w:tc>
        <w:tc>
          <w:tcPr/>
          <w:p w:rsidR="00000000" w:rsidDel="00000000" w:rsidP="00000000" w:rsidRDefault="00000000" w:rsidRPr="00000000" w14:paraId="000001C7">
            <w:pPr>
              <w:widowControl w:val="0"/>
              <w:spacing w:line="240" w:lineRule="auto"/>
              <w:jc w:val="both"/>
              <w:rPr>
                <w:sz w:val="26"/>
                <w:szCs w:val="26"/>
              </w:rPr>
            </w:pPr>
            <w:r w:rsidDel="00000000" w:rsidR="00000000" w:rsidRPr="00000000">
              <w:rPr>
                <w:sz w:val="26"/>
                <w:szCs w:val="26"/>
                <w:rtl w:val="0"/>
              </w:rPr>
              <w:t xml:space="preserve">16, 18</w:t>
            </w:r>
          </w:p>
        </w:tc>
        <w:tc>
          <w:tcPr/>
          <w:p w:rsidR="00000000" w:rsidDel="00000000" w:rsidP="00000000" w:rsidRDefault="00000000" w:rsidRPr="00000000" w14:paraId="000001C8">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C9">
            <w:pPr>
              <w:widowControl w:val="0"/>
              <w:spacing w:line="240" w:lineRule="auto"/>
              <w:jc w:val="both"/>
              <w:rPr>
                <w:sz w:val="26"/>
                <w:szCs w:val="26"/>
              </w:rPr>
            </w:pPr>
            <w:r w:rsidDel="00000000" w:rsidR="00000000" w:rsidRPr="00000000">
              <w:rPr>
                <w:sz w:val="26"/>
                <w:szCs w:val="26"/>
                <w:rtl w:val="0"/>
              </w:rPr>
              <w:t xml:space="preserve">18</w:t>
            </w:r>
          </w:p>
        </w:tc>
        <w:tc>
          <w:tcPr/>
          <w:p w:rsidR="00000000" w:rsidDel="00000000" w:rsidP="00000000" w:rsidRDefault="00000000" w:rsidRPr="00000000" w14:paraId="000001CA">
            <w:pPr>
              <w:widowControl w:val="0"/>
              <w:spacing w:line="240" w:lineRule="auto"/>
              <w:jc w:val="both"/>
              <w:rPr>
                <w:sz w:val="26"/>
                <w:szCs w:val="26"/>
              </w:rPr>
            </w:pPr>
            <w:r w:rsidDel="00000000" w:rsidR="00000000" w:rsidRPr="00000000">
              <w:rPr>
                <w:sz w:val="26"/>
                <w:szCs w:val="26"/>
                <w:rtl w:val="0"/>
              </w:rPr>
              <w:t xml:space="preserve">Role</w:t>
            </w:r>
          </w:p>
        </w:tc>
        <w:tc>
          <w:tcPr/>
          <w:p w:rsidR="00000000" w:rsidDel="00000000" w:rsidP="00000000" w:rsidRDefault="00000000" w:rsidRPr="00000000" w14:paraId="000001CB">
            <w:pPr>
              <w:widowControl w:val="0"/>
              <w:spacing w:line="240" w:lineRule="auto"/>
              <w:jc w:val="both"/>
              <w:rPr>
                <w:sz w:val="26"/>
                <w:szCs w:val="26"/>
              </w:rPr>
            </w:pPr>
            <w:r w:rsidDel="00000000" w:rsidR="00000000" w:rsidRPr="00000000">
              <w:rPr>
                <w:sz w:val="26"/>
                <w:szCs w:val="26"/>
                <w:rtl w:val="0"/>
              </w:rPr>
              <w:t xml:space="preserve">1, 2, 3, 4, 5, 6</w:t>
            </w:r>
          </w:p>
        </w:tc>
        <w:tc>
          <w:tcPr/>
          <w:p w:rsidR="00000000" w:rsidDel="00000000" w:rsidP="00000000" w:rsidRDefault="00000000" w:rsidRPr="00000000" w14:paraId="000001CC">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CD">
            <w:pPr>
              <w:widowControl w:val="0"/>
              <w:spacing w:line="240" w:lineRule="auto"/>
              <w:jc w:val="both"/>
              <w:rPr>
                <w:sz w:val="26"/>
                <w:szCs w:val="26"/>
              </w:rPr>
            </w:pPr>
            <w:r w:rsidDel="00000000" w:rsidR="00000000" w:rsidRPr="00000000">
              <w:rPr>
                <w:sz w:val="26"/>
                <w:szCs w:val="26"/>
                <w:rtl w:val="0"/>
              </w:rPr>
              <w:t xml:space="preserve">19</w:t>
            </w:r>
          </w:p>
        </w:tc>
        <w:tc>
          <w:tcPr/>
          <w:p w:rsidR="00000000" w:rsidDel="00000000" w:rsidP="00000000" w:rsidRDefault="00000000" w:rsidRPr="00000000" w14:paraId="000001CE">
            <w:pPr>
              <w:widowControl w:val="0"/>
              <w:spacing w:line="240" w:lineRule="auto"/>
              <w:jc w:val="both"/>
              <w:rPr>
                <w:sz w:val="26"/>
                <w:szCs w:val="26"/>
              </w:rPr>
            </w:pPr>
            <w:r w:rsidDel="00000000" w:rsidR="00000000" w:rsidRPr="00000000">
              <w:rPr>
                <w:sz w:val="26"/>
                <w:szCs w:val="26"/>
                <w:rtl w:val="0"/>
              </w:rPr>
              <w:t xml:space="preserve">Category</w:t>
            </w:r>
          </w:p>
        </w:tc>
        <w:tc>
          <w:tcPr/>
          <w:p w:rsidR="00000000" w:rsidDel="00000000" w:rsidP="00000000" w:rsidRDefault="00000000" w:rsidRPr="00000000" w14:paraId="000001CF">
            <w:pPr>
              <w:widowControl w:val="0"/>
              <w:spacing w:line="240" w:lineRule="auto"/>
              <w:jc w:val="both"/>
              <w:rPr>
                <w:sz w:val="26"/>
                <w:szCs w:val="26"/>
              </w:rPr>
            </w:pPr>
            <w:r w:rsidDel="00000000" w:rsidR="00000000" w:rsidRPr="00000000">
              <w:rPr>
                <w:sz w:val="26"/>
                <w:szCs w:val="26"/>
                <w:rtl w:val="0"/>
              </w:rPr>
              <w:t xml:space="preserve">2, 8, 37, 51</w:t>
            </w:r>
          </w:p>
        </w:tc>
        <w:tc>
          <w:tcPr/>
          <w:p w:rsidR="00000000" w:rsidDel="00000000" w:rsidP="00000000" w:rsidRDefault="00000000" w:rsidRPr="00000000" w14:paraId="000001D0">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D1">
            <w:pPr>
              <w:widowControl w:val="0"/>
              <w:spacing w:line="240" w:lineRule="auto"/>
              <w:jc w:val="both"/>
              <w:rPr>
                <w:sz w:val="26"/>
                <w:szCs w:val="26"/>
              </w:rPr>
            </w:pPr>
            <w:r w:rsidDel="00000000" w:rsidR="00000000" w:rsidRPr="00000000">
              <w:rPr>
                <w:sz w:val="26"/>
                <w:szCs w:val="26"/>
                <w:rtl w:val="0"/>
              </w:rPr>
              <w:t xml:space="preserve">20</w:t>
            </w:r>
          </w:p>
        </w:tc>
        <w:tc>
          <w:tcPr/>
          <w:p w:rsidR="00000000" w:rsidDel="00000000" w:rsidP="00000000" w:rsidRDefault="00000000" w:rsidRPr="00000000" w14:paraId="000001D2">
            <w:pPr>
              <w:widowControl w:val="0"/>
              <w:spacing w:line="240" w:lineRule="auto"/>
              <w:jc w:val="both"/>
              <w:rPr>
                <w:sz w:val="26"/>
                <w:szCs w:val="26"/>
              </w:rPr>
            </w:pPr>
            <w:r w:rsidDel="00000000" w:rsidR="00000000" w:rsidRPr="00000000">
              <w:rPr>
                <w:sz w:val="26"/>
                <w:szCs w:val="26"/>
                <w:rtl w:val="0"/>
              </w:rPr>
              <w:t xml:space="preserve">Session</w:t>
            </w:r>
          </w:p>
        </w:tc>
        <w:tc>
          <w:tcPr/>
          <w:p w:rsidR="00000000" w:rsidDel="00000000" w:rsidP="00000000" w:rsidRDefault="00000000" w:rsidRPr="00000000" w14:paraId="000001D3">
            <w:pPr>
              <w:widowControl w:val="0"/>
              <w:spacing w:line="240" w:lineRule="auto"/>
              <w:jc w:val="both"/>
              <w:rPr>
                <w:sz w:val="26"/>
                <w:szCs w:val="26"/>
              </w:rPr>
            </w:pPr>
            <w:r w:rsidDel="00000000" w:rsidR="00000000" w:rsidRPr="00000000">
              <w:rPr>
                <w:sz w:val="26"/>
                <w:szCs w:val="26"/>
                <w:rtl w:val="0"/>
              </w:rPr>
              <w:t xml:space="preserve">1, 2, 3, 5, 45</w:t>
            </w:r>
          </w:p>
        </w:tc>
        <w:tc>
          <w:tcPr/>
          <w:p w:rsidR="00000000" w:rsidDel="00000000" w:rsidP="00000000" w:rsidRDefault="00000000" w:rsidRPr="00000000" w14:paraId="000001D4">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825" w:hRule="atLeast"/>
          <w:tblHeader w:val="0"/>
        </w:trPr>
        <w:tc>
          <w:tcPr/>
          <w:p w:rsidR="00000000" w:rsidDel="00000000" w:rsidP="00000000" w:rsidRDefault="00000000" w:rsidRPr="00000000" w14:paraId="000001D5">
            <w:pPr>
              <w:widowControl w:val="0"/>
              <w:spacing w:line="240" w:lineRule="auto"/>
              <w:jc w:val="both"/>
              <w:rPr>
                <w:sz w:val="26"/>
                <w:szCs w:val="26"/>
              </w:rPr>
            </w:pPr>
            <w:r w:rsidDel="00000000" w:rsidR="00000000" w:rsidRPr="00000000">
              <w:rPr>
                <w:sz w:val="26"/>
                <w:szCs w:val="26"/>
                <w:rtl w:val="0"/>
              </w:rPr>
              <w:t xml:space="preserve">21</w:t>
            </w:r>
          </w:p>
        </w:tc>
        <w:tc>
          <w:tcPr/>
          <w:p w:rsidR="00000000" w:rsidDel="00000000" w:rsidP="00000000" w:rsidRDefault="00000000" w:rsidRPr="00000000" w14:paraId="000001D6">
            <w:pPr>
              <w:widowControl w:val="0"/>
              <w:spacing w:line="240" w:lineRule="auto"/>
              <w:jc w:val="both"/>
              <w:rPr>
                <w:sz w:val="26"/>
                <w:szCs w:val="26"/>
              </w:rPr>
            </w:pPr>
            <w:r w:rsidDel="00000000" w:rsidR="00000000" w:rsidRPr="00000000">
              <w:rPr>
                <w:sz w:val="26"/>
                <w:szCs w:val="26"/>
                <w:rtl w:val="0"/>
              </w:rPr>
              <w:t xml:space="preserve">TimeWise</w:t>
            </w:r>
          </w:p>
        </w:tc>
        <w:tc>
          <w:tcPr/>
          <w:p w:rsidR="00000000" w:rsidDel="00000000" w:rsidP="00000000" w:rsidRDefault="00000000" w:rsidRPr="00000000" w14:paraId="000001D7">
            <w:pPr>
              <w:widowControl w:val="0"/>
              <w:spacing w:line="240" w:lineRule="auto"/>
              <w:jc w:val="both"/>
              <w:rPr>
                <w:sz w:val="26"/>
                <w:szCs w:val="26"/>
              </w:rPr>
            </w:pPr>
            <w:r w:rsidDel="00000000" w:rsidR="00000000" w:rsidRPr="00000000">
              <w:rPr>
                <w:sz w:val="26"/>
                <w:szCs w:val="26"/>
                <w:rtl w:val="0"/>
              </w:rPr>
              <w:t xml:space="preserve">1, 2, 3, 5, 8, 36</w:t>
            </w:r>
          </w:p>
        </w:tc>
        <w:tc>
          <w:tcPr/>
          <w:p w:rsidR="00000000" w:rsidDel="00000000" w:rsidP="00000000" w:rsidRDefault="00000000" w:rsidRPr="00000000" w14:paraId="000001D8">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D9">
            <w:pPr>
              <w:widowControl w:val="0"/>
              <w:spacing w:line="240" w:lineRule="auto"/>
              <w:jc w:val="both"/>
              <w:rPr>
                <w:sz w:val="26"/>
                <w:szCs w:val="26"/>
              </w:rPr>
            </w:pPr>
            <w:r w:rsidDel="00000000" w:rsidR="00000000" w:rsidRPr="00000000">
              <w:rPr>
                <w:sz w:val="26"/>
                <w:szCs w:val="26"/>
                <w:rtl w:val="0"/>
              </w:rPr>
              <w:t xml:space="preserve">22</w:t>
            </w:r>
          </w:p>
        </w:tc>
        <w:tc>
          <w:tcPr/>
          <w:p w:rsidR="00000000" w:rsidDel="00000000" w:rsidP="00000000" w:rsidRDefault="00000000" w:rsidRPr="00000000" w14:paraId="000001DA">
            <w:pPr>
              <w:widowControl w:val="0"/>
              <w:spacing w:line="240" w:lineRule="auto"/>
              <w:jc w:val="both"/>
              <w:rPr>
                <w:sz w:val="26"/>
                <w:szCs w:val="26"/>
              </w:rPr>
            </w:pPr>
            <w:r w:rsidDel="00000000" w:rsidR="00000000" w:rsidRPr="00000000">
              <w:rPr>
                <w:sz w:val="26"/>
                <w:szCs w:val="26"/>
                <w:rtl w:val="0"/>
              </w:rPr>
              <w:t xml:space="preserve">LogIn</w:t>
            </w:r>
          </w:p>
        </w:tc>
        <w:tc>
          <w:tcPr/>
          <w:p w:rsidR="00000000" w:rsidDel="00000000" w:rsidP="00000000" w:rsidRDefault="00000000" w:rsidRPr="00000000" w14:paraId="000001DB">
            <w:pPr>
              <w:widowControl w:val="0"/>
              <w:spacing w:line="240" w:lineRule="auto"/>
              <w:jc w:val="both"/>
              <w:rPr>
                <w:sz w:val="26"/>
                <w:szCs w:val="26"/>
              </w:rPr>
            </w:pPr>
            <w:r w:rsidDel="00000000" w:rsidR="00000000" w:rsidRPr="00000000">
              <w:rPr>
                <w:sz w:val="26"/>
                <w:szCs w:val="26"/>
                <w:rtl w:val="0"/>
              </w:rPr>
              <w:t xml:space="preserve">1, 23, 24</w:t>
            </w:r>
          </w:p>
        </w:tc>
        <w:tc>
          <w:tcPr/>
          <w:p w:rsidR="00000000" w:rsidDel="00000000" w:rsidP="00000000" w:rsidRDefault="00000000" w:rsidRPr="00000000" w14:paraId="000001DC">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DD">
            <w:pPr>
              <w:widowControl w:val="0"/>
              <w:spacing w:line="240" w:lineRule="auto"/>
              <w:jc w:val="both"/>
              <w:rPr>
                <w:sz w:val="26"/>
                <w:szCs w:val="26"/>
              </w:rPr>
            </w:pPr>
            <w:r w:rsidDel="00000000" w:rsidR="00000000" w:rsidRPr="00000000">
              <w:rPr>
                <w:sz w:val="26"/>
                <w:szCs w:val="26"/>
                <w:rtl w:val="0"/>
              </w:rPr>
              <w:t xml:space="preserve">23</w:t>
            </w:r>
          </w:p>
        </w:tc>
        <w:tc>
          <w:tcPr/>
          <w:p w:rsidR="00000000" w:rsidDel="00000000" w:rsidP="00000000" w:rsidRDefault="00000000" w:rsidRPr="00000000" w14:paraId="000001DE">
            <w:pPr>
              <w:widowControl w:val="0"/>
              <w:spacing w:line="240" w:lineRule="auto"/>
              <w:jc w:val="both"/>
              <w:rPr>
                <w:sz w:val="26"/>
                <w:szCs w:val="26"/>
              </w:rPr>
            </w:pPr>
            <w:r w:rsidDel="00000000" w:rsidR="00000000" w:rsidRPr="00000000">
              <w:rPr>
                <w:sz w:val="26"/>
                <w:szCs w:val="26"/>
                <w:rtl w:val="0"/>
              </w:rPr>
              <w:t xml:space="preserve">Register</w:t>
            </w:r>
          </w:p>
        </w:tc>
        <w:tc>
          <w:tcPr/>
          <w:p w:rsidR="00000000" w:rsidDel="00000000" w:rsidP="00000000" w:rsidRDefault="00000000" w:rsidRPr="00000000" w14:paraId="000001DF">
            <w:pPr>
              <w:widowControl w:val="0"/>
              <w:spacing w:line="240" w:lineRule="auto"/>
              <w:jc w:val="both"/>
              <w:rPr>
                <w:sz w:val="26"/>
                <w:szCs w:val="26"/>
              </w:rPr>
            </w:pPr>
            <w:r w:rsidDel="00000000" w:rsidR="00000000" w:rsidRPr="00000000">
              <w:rPr>
                <w:sz w:val="26"/>
                <w:szCs w:val="26"/>
                <w:rtl w:val="0"/>
              </w:rPr>
              <w:t xml:space="preserve">1, 24, 25</w:t>
            </w:r>
          </w:p>
        </w:tc>
        <w:tc>
          <w:tcPr/>
          <w:p w:rsidR="00000000" w:rsidDel="00000000" w:rsidP="00000000" w:rsidRDefault="00000000" w:rsidRPr="00000000" w14:paraId="000001E0">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E1">
            <w:pPr>
              <w:widowControl w:val="0"/>
              <w:spacing w:line="240" w:lineRule="auto"/>
              <w:jc w:val="both"/>
              <w:rPr>
                <w:sz w:val="26"/>
                <w:szCs w:val="26"/>
              </w:rPr>
            </w:pPr>
            <w:r w:rsidDel="00000000" w:rsidR="00000000" w:rsidRPr="00000000">
              <w:rPr>
                <w:sz w:val="26"/>
                <w:szCs w:val="26"/>
                <w:rtl w:val="0"/>
              </w:rPr>
              <w:t xml:space="preserve">24</w:t>
            </w:r>
          </w:p>
        </w:tc>
        <w:tc>
          <w:tcPr/>
          <w:p w:rsidR="00000000" w:rsidDel="00000000" w:rsidP="00000000" w:rsidRDefault="00000000" w:rsidRPr="00000000" w14:paraId="000001E2">
            <w:pPr>
              <w:widowControl w:val="0"/>
              <w:spacing w:line="240" w:lineRule="auto"/>
              <w:jc w:val="both"/>
              <w:rPr>
                <w:sz w:val="26"/>
                <w:szCs w:val="26"/>
              </w:rPr>
            </w:pPr>
            <w:r w:rsidDel="00000000" w:rsidR="00000000" w:rsidRPr="00000000">
              <w:rPr>
                <w:sz w:val="26"/>
                <w:szCs w:val="26"/>
                <w:rtl w:val="0"/>
              </w:rPr>
              <w:t xml:space="preserve">Account</w:t>
            </w:r>
          </w:p>
        </w:tc>
        <w:tc>
          <w:tcPr/>
          <w:p w:rsidR="00000000" w:rsidDel="00000000" w:rsidP="00000000" w:rsidRDefault="00000000" w:rsidRPr="00000000" w14:paraId="000001E3">
            <w:pPr>
              <w:widowControl w:val="0"/>
              <w:spacing w:line="240" w:lineRule="auto"/>
              <w:jc w:val="both"/>
              <w:rPr>
                <w:sz w:val="26"/>
                <w:szCs w:val="26"/>
              </w:rPr>
            </w:pPr>
            <w:r w:rsidDel="00000000" w:rsidR="00000000" w:rsidRPr="00000000">
              <w:rPr>
                <w:sz w:val="26"/>
                <w:szCs w:val="26"/>
                <w:rtl w:val="0"/>
              </w:rPr>
              <w:t xml:space="preserve">1, 2, 3, 5, 23</w:t>
            </w:r>
          </w:p>
        </w:tc>
        <w:tc>
          <w:tcPr/>
          <w:p w:rsidR="00000000" w:rsidDel="00000000" w:rsidP="00000000" w:rsidRDefault="00000000" w:rsidRPr="00000000" w14:paraId="000001E4">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E5">
            <w:pPr>
              <w:widowControl w:val="0"/>
              <w:spacing w:line="240" w:lineRule="auto"/>
              <w:jc w:val="both"/>
              <w:rPr>
                <w:sz w:val="26"/>
                <w:szCs w:val="26"/>
              </w:rPr>
            </w:pPr>
            <w:r w:rsidDel="00000000" w:rsidR="00000000" w:rsidRPr="00000000">
              <w:rPr>
                <w:sz w:val="26"/>
                <w:szCs w:val="26"/>
                <w:rtl w:val="0"/>
              </w:rPr>
              <w:t xml:space="preserve">26</w:t>
            </w:r>
          </w:p>
        </w:tc>
        <w:tc>
          <w:tcPr/>
          <w:p w:rsidR="00000000" w:rsidDel="00000000" w:rsidP="00000000" w:rsidRDefault="00000000" w:rsidRPr="00000000" w14:paraId="000001E6">
            <w:pPr>
              <w:widowControl w:val="0"/>
              <w:spacing w:line="240" w:lineRule="auto"/>
              <w:jc w:val="both"/>
              <w:rPr>
                <w:sz w:val="26"/>
                <w:szCs w:val="26"/>
              </w:rPr>
            </w:pPr>
            <w:r w:rsidDel="00000000" w:rsidR="00000000" w:rsidRPr="00000000">
              <w:rPr>
                <w:sz w:val="26"/>
                <w:szCs w:val="26"/>
                <w:rtl w:val="0"/>
              </w:rPr>
              <w:t xml:space="preserve">Deadline</w:t>
            </w:r>
          </w:p>
        </w:tc>
        <w:tc>
          <w:tcPr/>
          <w:p w:rsidR="00000000" w:rsidDel="00000000" w:rsidP="00000000" w:rsidRDefault="00000000" w:rsidRPr="00000000" w14:paraId="000001E7">
            <w:pPr>
              <w:widowControl w:val="0"/>
              <w:spacing w:line="240" w:lineRule="auto"/>
              <w:jc w:val="both"/>
              <w:rPr>
                <w:sz w:val="26"/>
                <w:szCs w:val="26"/>
              </w:rPr>
            </w:pPr>
            <w:r w:rsidDel="00000000" w:rsidR="00000000" w:rsidRPr="00000000">
              <w:rPr>
                <w:sz w:val="26"/>
                <w:szCs w:val="26"/>
                <w:rtl w:val="0"/>
              </w:rPr>
              <w:t xml:space="preserve">8, 27, 43</w:t>
            </w:r>
          </w:p>
        </w:tc>
        <w:tc>
          <w:tcPr/>
          <w:p w:rsidR="00000000" w:rsidDel="00000000" w:rsidP="00000000" w:rsidRDefault="00000000" w:rsidRPr="00000000" w14:paraId="000001E8">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E9">
            <w:pPr>
              <w:widowControl w:val="0"/>
              <w:spacing w:line="240" w:lineRule="auto"/>
              <w:jc w:val="both"/>
              <w:rPr>
                <w:sz w:val="26"/>
                <w:szCs w:val="26"/>
              </w:rPr>
            </w:pPr>
            <w:r w:rsidDel="00000000" w:rsidR="00000000" w:rsidRPr="00000000">
              <w:rPr>
                <w:sz w:val="26"/>
                <w:szCs w:val="26"/>
                <w:rtl w:val="0"/>
              </w:rPr>
              <w:t xml:space="preserve">27</w:t>
            </w:r>
          </w:p>
        </w:tc>
        <w:tc>
          <w:tcPr/>
          <w:p w:rsidR="00000000" w:rsidDel="00000000" w:rsidP="00000000" w:rsidRDefault="00000000" w:rsidRPr="00000000" w14:paraId="000001EA">
            <w:pPr>
              <w:widowControl w:val="0"/>
              <w:spacing w:line="240" w:lineRule="auto"/>
              <w:jc w:val="both"/>
              <w:rPr>
                <w:sz w:val="26"/>
                <w:szCs w:val="26"/>
              </w:rPr>
            </w:pPr>
            <w:r w:rsidDel="00000000" w:rsidR="00000000" w:rsidRPr="00000000">
              <w:rPr>
                <w:sz w:val="26"/>
                <w:szCs w:val="26"/>
                <w:rtl w:val="0"/>
              </w:rPr>
              <w:t xml:space="preserve">Priority</w:t>
            </w:r>
          </w:p>
        </w:tc>
        <w:tc>
          <w:tcPr/>
          <w:p w:rsidR="00000000" w:rsidDel="00000000" w:rsidP="00000000" w:rsidRDefault="00000000" w:rsidRPr="00000000" w14:paraId="000001EB">
            <w:pPr>
              <w:widowControl w:val="0"/>
              <w:spacing w:line="240" w:lineRule="auto"/>
              <w:jc w:val="both"/>
              <w:rPr>
                <w:sz w:val="26"/>
                <w:szCs w:val="26"/>
              </w:rPr>
            </w:pPr>
            <w:r w:rsidDel="00000000" w:rsidR="00000000" w:rsidRPr="00000000">
              <w:rPr>
                <w:sz w:val="26"/>
                <w:szCs w:val="26"/>
                <w:rtl w:val="0"/>
              </w:rPr>
              <w:t xml:space="preserve">8, 26, 30</w:t>
            </w:r>
          </w:p>
        </w:tc>
        <w:tc>
          <w:tcPr/>
          <w:p w:rsidR="00000000" w:rsidDel="00000000" w:rsidP="00000000" w:rsidRDefault="00000000" w:rsidRPr="00000000" w14:paraId="000001EC">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ED">
            <w:pPr>
              <w:widowControl w:val="0"/>
              <w:spacing w:line="240" w:lineRule="auto"/>
              <w:jc w:val="both"/>
              <w:rPr>
                <w:sz w:val="26"/>
                <w:szCs w:val="26"/>
              </w:rPr>
            </w:pPr>
            <w:r w:rsidDel="00000000" w:rsidR="00000000" w:rsidRPr="00000000">
              <w:rPr>
                <w:sz w:val="26"/>
                <w:szCs w:val="26"/>
                <w:rtl w:val="0"/>
              </w:rPr>
              <w:t xml:space="preserve">28</w:t>
            </w:r>
          </w:p>
        </w:tc>
        <w:tc>
          <w:tcPr/>
          <w:p w:rsidR="00000000" w:rsidDel="00000000" w:rsidP="00000000" w:rsidRDefault="00000000" w:rsidRPr="00000000" w14:paraId="000001EE">
            <w:pPr>
              <w:widowControl w:val="0"/>
              <w:spacing w:line="240" w:lineRule="auto"/>
              <w:jc w:val="both"/>
              <w:rPr>
                <w:sz w:val="26"/>
                <w:szCs w:val="26"/>
              </w:rPr>
            </w:pPr>
            <w:r w:rsidDel="00000000" w:rsidR="00000000" w:rsidRPr="00000000">
              <w:rPr>
                <w:sz w:val="26"/>
                <w:szCs w:val="26"/>
                <w:rtl w:val="0"/>
              </w:rPr>
              <w:t xml:space="preserve">Comments</w:t>
            </w:r>
          </w:p>
        </w:tc>
        <w:tc>
          <w:tcPr/>
          <w:p w:rsidR="00000000" w:rsidDel="00000000" w:rsidP="00000000" w:rsidRDefault="00000000" w:rsidRPr="00000000" w14:paraId="000001EF">
            <w:pPr>
              <w:widowControl w:val="0"/>
              <w:spacing w:line="240" w:lineRule="auto"/>
              <w:jc w:val="both"/>
              <w:rPr>
                <w:sz w:val="26"/>
                <w:szCs w:val="26"/>
              </w:rPr>
            </w:pPr>
            <w:r w:rsidDel="00000000" w:rsidR="00000000" w:rsidRPr="00000000">
              <w:rPr>
                <w:sz w:val="26"/>
                <w:szCs w:val="26"/>
                <w:rtl w:val="0"/>
              </w:rPr>
              <w:t xml:space="preserve">8, 32</w:t>
            </w:r>
          </w:p>
        </w:tc>
        <w:tc>
          <w:tcPr/>
          <w:p w:rsidR="00000000" w:rsidDel="00000000" w:rsidP="00000000" w:rsidRDefault="00000000" w:rsidRPr="00000000" w14:paraId="000001F0">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F1">
            <w:pPr>
              <w:widowControl w:val="0"/>
              <w:spacing w:line="240" w:lineRule="auto"/>
              <w:jc w:val="both"/>
              <w:rPr>
                <w:sz w:val="26"/>
                <w:szCs w:val="26"/>
              </w:rPr>
            </w:pPr>
            <w:r w:rsidDel="00000000" w:rsidR="00000000" w:rsidRPr="00000000">
              <w:rPr>
                <w:sz w:val="26"/>
                <w:szCs w:val="26"/>
                <w:rtl w:val="0"/>
              </w:rPr>
              <w:t xml:space="preserve">29</w:t>
            </w:r>
          </w:p>
        </w:tc>
        <w:tc>
          <w:tcPr/>
          <w:p w:rsidR="00000000" w:rsidDel="00000000" w:rsidP="00000000" w:rsidRDefault="00000000" w:rsidRPr="00000000" w14:paraId="000001F2">
            <w:pPr>
              <w:widowControl w:val="0"/>
              <w:spacing w:line="240" w:lineRule="auto"/>
              <w:jc w:val="both"/>
              <w:rPr>
                <w:sz w:val="26"/>
                <w:szCs w:val="26"/>
              </w:rPr>
            </w:pPr>
            <w:r w:rsidDel="00000000" w:rsidR="00000000" w:rsidRPr="00000000">
              <w:rPr>
                <w:sz w:val="26"/>
                <w:szCs w:val="26"/>
                <w:rtl w:val="0"/>
              </w:rPr>
              <w:t xml:space="preserve">Timer</w:t>
            </w:r>
          </w:p>
        </w:tc>
        <w:tc>
          <w:tcPr/>
          <w:p w:rsidR="00000000" w:rsidDel="00000000" w:rsidP="00000000" w:rsidRDefault="00000000" w:rsidRPr="00000000" w14:paraId="000001F3">
            <w:pPr>
              <w:widowControl w:val="0"/>
              <w:spacing w:line="240" w:lineRule="auto"/>
              <w:jc w:val="both"/>
              <w:rPr>
                <w:sz w:val="26"/>
                <w:szCs w:val="26"/>
              </w:rPr>
            </w:pPr>
            <w:r w:rsidDel="00000000" w:rsidR="00000000" w:rsidRPr="00000000">
              <w:rPr>
                <w:sz w:val="26"/>
                <w:szCs w:val="26"/>
                <w:rtl w:val="0"/>
              </w:rPr>
              <w:t xml:space="preserve">12, 43</w:t>
            </w:r>
          </w:p>
        </w:tc>
        <w:tc>
          <w:tcPr/>
          <w:p w:rsidR="00000000" w:rsidDel="00000000" w:rsidP="00000000" w:rsidRDefault="00000000" w:rsidRPr="00000000" w14:paraId="000001F4">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1F5">
            <w:pPr>
              <w:widowControl w:val="0"/>
              <w:spacing w:line="240" w:lineRule="auto"/>
              <w:jc w:val="both"/>
              <w:rPr>
                <w:sz w:val="26"/>
                <w:szCs w:val="26"/>
              </w:rPr>
            </w:pPr>
            <w:r w:rsidDel="00000000" w:rsidR="00000000" w:rsidRPr="00000000">
              <w:rPr>
                <w:sz w:val="26"/>
                <w:szCs w:val="26"/>
                <w:rtl w:val="0"/>
              </w:rPr>
              <w:t xml:space="preserve">30</w:t>
            </w:r>
          </w:p>
        </w:tc>
        <w:tc>
          <w:tcPr/>
          <w:p w:rsidR="00000000" w:rsidDel="00000000" w:rsidP="00000000" w:rsidRDefault="00000000" w:rsidRPr="00000000" w14:paraId="000001F6">
            <w:pPr>
              <w:widowControl w:val="0"/>
              <w:spacing w:line="240" w:lineRule="auto"/>
              <w:jc w:val="both"/>
              <w:rPr>
                <w:sz w:val="26"/>
                <w:szCs w:val="26"/>
              </w:rPr>
            </w:pPr>
            <w:r w:rsidDel="00000000" w:rsidR="00000000" w:rsidRPr="00000000">
              <w:rPr>
                <w:sz w:val="26"/>
                <w:szCs w:val="26"/>
                <w:rtl w:val="0"/>
              </w:rPr>
              <w:t xml:space="preserve">Productivity Meter</w:t>
            </w:r>
          </w:p>
        </w:tc>
        <w:tc>
          <w:tcPr/>
          <w:p w:rsidR="00000000" w:rsidDel="00000000" w:rsidP="00000000" w:rsidRDefault="00000000" w:rsidRPr="00000000" w14:paraId="000001F7">
            <w:pPr>
              <w:widowControl w:val="0"/>
              <w:spacing w:line="240" w:lineRule="auto"/>
              <w:jc w:val="both"/>
              <w:rPr>
                <w:sz w:val="26"/>
                <w:szCs w:val="26"/>
              </w:rPr>
            </w:pPr>
            <w:r w:rsidDel="00000000" w:rsidR="00000000" w:rsidRPr="00000000">
              <w:rPr>
                <w:sz w:val="26"/>
                <w:szCs w:val="26"/>
                <w:rtl w:val="0"/>
              </w:rPr>
              <w:t xml:space="preserve">2, 10, 38, 44</w:t>
            </w:r>
          </w:p>
        </w:tc>
        <w:tc>
          <w:tcPr/>
          <w:p w:rsidR="00000000" w:rsidDel="00000000" w:rsidP="00000000" w:rsidRDefault="00000000" w:rsidRPr="00000000" w14:paraId="000001F8">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F9">
            <w:pPr>
              <w:widowControl w:val="0"/>
              <w:spacing w:line="240" w:lineRule="auto"/>
              <w:jc w:val="both"/>
              <w:rPr>
                <w:sz w:val="26"/>
                <w:szCs w:val="26"/>
              </w:rPr>
            </w:pPr>
            <w:r w:rsidDel="00000000" w:rsidR="00000000" w:rsidRPr="00000000">
              <w:rPr>
                <w:sz w:val="26"/>
                <w:szCs w:val="26"/>
                <w:rtl w:val="0"/>
              </w:rPr>
              <w:t xml:space="preserve">31</w:t>
            </w:r>
          </w:p>
        </w:tc>
        <w:tc>
          <w:tcPr/>
          <w:p w:rsidR="00000000" w:rsidDel="00000000" w:rsidP="00000000" w:rsidRDefault="00000000" w:rsidRPr="00000000" w14:paraId="000001FA">
            <w:pPr>
              <w:widowControl w:val="0"/>
              <w:spacing w:line="240" w:lineRule="auto"/>
              <w:jc w:val="both"/>
              <w:rPr>
                <w:sz w:val="26"/>
                <w:szCs w:val="26"/>
              </w:rPr>
            </w:pPr>
            <w:r w:rsidDel="00000000" w:rsidR="00000000" w:rsidRPr="00000000">
              <w:rPr>
                <w:sz w:val="26"/>
                <w:szCs w:val="26"/>
                <w:rtl w:val="0"/>
              </w:rPr>
              <w:t xml:space="preserve">Task Sharing </w:t>
            </w:r>
          </w:p>
        </w:tc>
        <w:tc>
          <w:tcPr/>
          <w:p w:rsidR="00000000" w:rsidDel="00000000" w:rsidP="00000000" w:rsidRDefault="00000000" w:rsidRPr="00000000" w14:paraId="000001FB">
            <w:pPr>
              <w:widowControl w:val="0"/>
              <w:spacing w:line="240" w:lineRule="auto"/>
              <w:jc w:val="both"/>
              <w:rPr>
                <w:sz w:val="26"/>
                <w:szCs w:val="26"/>
              </w:rPr>
            </w:pPr>
            <w:r w:rsidDel="00000000" w:rsidR="00000000" w:rsidRPr="00000000">
              <w:rPr>
                <w:sz w:val="26"/>
                <w:szCs w:val="26"/>
                <w:rtl w:val="0"/>
              </w:rPr>
              <w:t xml:space="preserve">4, 8, 15, 47</w:t>
            </w:r>
          </w:p>
        </w:tc>
        <w:tc>
          <w:tcPr/>
          <w:p w:rsidR="00000000" w:rsidDel="00000000" w:rsidP="00000000" w:rsidRDefault="00000000" w:rsidRPr="00000000" w14:paraId="000001FC">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1FD">
            <w:pPr>
              <w:widowControl w:val="0"/>
              <w:spacing w:line="240" w:lineRule="auto"/>
              <w:jc w:val="both"/>
              <w:rPr>
                <w:sz w:val="26"/>
                <w:szCs w:val="26"/>
              </w:rPr>
            </w:pPr>
            <w:r w:rsidDel="00000000" w:rsidR="00000000" w:rsidRPr="00000000">
              <w:rPr>
                <w:sz w:val="26"/>
                <w:szCs w:val="26"/>
                <w:rtl w:val="0"/>
              </w:rPr>
              <w:t xml:space="preserve">32</w:t>
            </w:r>
          </w:p>
        </w:tc>
        <w:tc>
          <w:tcPr/>
          <w:p w:rsidR="00000000" w:rsidDel="00000000" w:rsidP="00000000" w:rsidRDefault="00000000" w:rsidRPr="00000000" w14:paraId="000001FE">
            <w:pPr>
              <w:widowControl w:val="0"/>
              <w:spacing w:line="240" w:lineRule="auto"/>
              <w:jc w:val="both"/>
              <w:rPr>
                <w:sz w:val="26"/>
                <w:szCs w:val="26"/>
              </w:rPr>
            </w:pPr>
            <w:r w:rsidDel="00000000" w:rsidR="00000000" w:rsidRPr="00000000">
              <w:rPr>
                <w:sz w:val="26"/>
                <w:szCs w:val="26"/>
                <w:rtl w:val="0"/>
              </w:rPr>
              <w:t xml:space="preserve">Task Administration</w:t>
            </w:r>
          </w:p>
        </w:tc>
        <w:tc>
          <w:tcPr/>
          <w:p w:rsidR="00000000" w:rsidDel="00000000" w:rsidP="00000000" w:rsidRDefault="00000000" w:rsidRPr="00000000" w14:paraId="000001FF">
            <w:pPr>
              <w:widowControl w:val="0"/>
              <w:spacing w:line="240" w:lineRule="auto"/>
              <w:jc w:val="both"/>
              <w:rPr>
                <w:sz w:val="26"/>
                <w:szCs w:val="26"/>
              </w:rPr>
            </w:pPr>
            <w:r w:rsidDel="00000000" w:rsidR="00000000" w:rsidRPr="00000000">
              <w:rPr>
                <w:sz w:val="26"/>
                <w:szCs w:val="26"/>
                <w:rtl w:val="0"/>
              </w:rPr>
              <w:t xml:space="preserve">3, 4, 8, 15, 25</w:t>
            </w:r>
          </w:p>
        </w:tc>
        <w:tc>
          <w:tcPr/>
          <w:p w:rsidR="00000000" w:rsidDel="00000000" w:rsidP="00000000" w:rsidRDefault="00000000" w:rsidRPr="00000000" w14:paraId="00000200">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201">
            <w:pPr>
              <w:widowControl w:val="0"/>
              <w:spacing w:line="240" w:lineRule="auto"/>
              <w:jc w:val="both"/>
              <w:rPr>
                <w:sz w:val="26"/>
                <w:szCs w:val="26"/>
              </w:rPr>
            </w:pPr>
            <w:r w:rsidDel="00000000" w:rsidR="00000000" w:rsidRPr="00000000">
              <w:rPr>
                <w:sz w:val="26"/>
                <w:szCs w:val="26"/>
                <w:rtl w:val="0"/>
              </w:rPr>
              <w:t xml:space="preserve">33</w:t>
            </w:r>
          </w:p>
        </w:tc>
        <w:tc>
          <w:tcPr/>
          <w:p w:rsidR="00000000" w:rsidDel="00000000" w:rsidP="00000000" w:rsidRDefault="00000000" w:rsidRPr="00000000" w14:paraId="00000202">
            <w:pPr>
              <w:widowControl w:val="0"/>
              <w:spacing w:line="240" w:lineRule="auto"/>
              <w:jc w:val="both"/>
              <w:rPr>
                <w:sz w:val="26"/>
                <w:szCs w:val="26"/>
              </w:rPr>
            </w:pPr>
            <w:r w:rsidDel="00000000" w:rsidR="00000000" w:rsidRPr="00000000">
              <w:rPr>
                <w:sz w:val="26"/>
                <w:szCs w:val="26"/>
                <w:rtl w:val="0"/>
              </w:rPr>
              <w:t xml:space="preserve">Analytics Engine</w:t>
            </w:r>
          </w:p>
        </w:tc>
        <w:tc>
          <w:tcPr/>
          <w:p w:rsidR="00000000" w:rsidDel="00000000" w:rsidP="00000000" w:rsidRDefault="00000000" w:rsidRPr="00000000" w14:paraId="00000203">
            <w:pPr>
              <w:widowControl w:val="0"/>
              <w:spacing w:line="240" w:lineRule="auto"/>
              <w:jc w:val="both"/>
              <w:rPr>
                <w:sz w:val="26"/>
                <w:szCs w:val="26"/>
              </w:rPr>
            </w:pPr>
            <w:r w:rsidDel="00000000" w:rsidR="00000000" w:rsidRPr="00000000">
              <w:rPr>
                <w:sz w:val="26"/>
                <w:szCs w:val="26"/>
                <w:rtl w:val="0"/>
              </w:rPr>
              <w:t xml:space="preserve">13, 38, 41, 52</w:t>
            </w:r>
          </w:p>
        </w:tc>
        <w:tc>
          <w:tcPr/>
          <w:p w:rsidR="00000000" w:rsidDel="00000000" w:rsidP="00000000" w:rsidRDefault="00000000" w:rsidRPr="00000000" w14:paraId="00000204">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05">
            <w:pPr>
              <w:widowControl w:val="0"/>
              <w:spacing w:line="240" w:lineRule="auto"/>
              <w:jc w:val="both"/>
              <w:rPr>
                <w:sz w:val="26"/>
                <w:szCs w:val="26"/>
              </w:rPr>
            </w:pPr>
            <w:r w:rsidDel="00000000" w:rsidR="00000000" w:rsidRPr="00000000">
              <w:rPr>
                <w:sz w:val="26"/>
                <w:szCs w:val="26"/>
                <w:rtl w:val="0"/>
              </w:rPr>
              <w:t xml:space="preserve">34</w:t>
            </w:r>
          </w:p>
        </w:tc>
        <w:tc>
          <w:tcPr/>
          <w:p w:rsidR="00000000" w:rsidDel="00000000" w:rsidP="00000000" w:rsidRDefault="00000000" w:rsidRPr="00000000" w14:paraId="00000206">
            <w:pPr>
              <w:widowControl w:val="0"/>
              <w:spacing w:line="240" w:lineRule="auto"/>
              <w:jc w:val="both"/>
              <w:rPr>
                <w:sz w:val="26"/>
                <w:szCs w:val="26"/>
              </w:rPr>
            </w:pPr>
            <w:r w:rsidDel="00000000" w:rsidR="00000000" w:rsidRPr="00000000">
              <w:rPr>
                <w:sz w:val="26"/>
                <w:szCs w:val="26"/>
                <w:rtl w:val="0"/>
              </w:rPr>
              <w:t xml:space="preserve">User Dashboard</w:t>
            </w:r>
          </w:p>
        </w:tc>
        <w:tc>
          <w:tcPr/>
          <w:p w:rsidR="00000000" w:rsidDel="00000000" w:rsidP="00000000" w:rsidRDefault="00000000" w:rsidRPr="00000000" w14:paraId="00000207">
            <w:pPr>
              <w:widowControl w:val="0"/>
              <w:spacing w:line="240" w:lineRule="auto"/>
              <w:jc w:val="both"/>
              <w:rPr>
                <w:sz w:val="26"/>
                <w:szCs w:val="26"/>
              </w:rPr>
            </w:pPr>
            <w:r w:rsidDel="00000000" w:rsidR="00000000" w:rsidRPr="00000000">
              <w:rPr>
                <w:sz w:val="26"/>
                <w:szCs w:val="26"/>
                <w:rtl w:val="0"/>
              </w:rPr>
              <w:t xml:space="preserve">1, 21</w:t>
            </w:r>
          </w:p>
        </w:tc>
        <w:tc>
          <w:tcPr/>
          <w:p w:rsidR="00000000" w:rsidDel="00000000" w:rsidP="00000000" w:rsidRDefault="00000000" w:rsidRPr="00000000" w14:paraId="00000208">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09">
            <w:pPr>
              <w:widowControl w:val="0"/>
              <w:spacing w:line="240" w:lineRule="auto"/>
              <w:jc w:val="both"/>
              <w:rPr>
                <w:sz w:val="26"/>
                <w:szCs w:val="26"/>
              </w:rPr>
            </w:pPr>
            <w:r w:rsidDel="00000000" w:rsidR="00000000" w:rsidRPr="00000000">
              <w:rPr>
                <w:sz w:val="26"/>
                <w:szCs w:val="26"/>
                <w:rtl w:val="0"/>
              </w:rPr>
              <w:t xml:space="preserve">35</w:t>
            </w:r>
          </w:p>
        </w:tc>
        <w:tc>
          <w:tcPr/>
          <w:p w:rsidR="00000000" w:rsidDel="00000000" w:rsidP="00000000" w:rsidRDefault="00000000" w:rsidRPr="00000000" w14:paraId="0000020A">
            <w:pPr>
              <w:widowControl w:val="0"/>
              <w:spacing w:line="240" w:lineRule="auto"/>
              <w:jc w:val="both"/>
              <w:rPr>
                <w:sz w:val="26"/>
                <w:szCs w:val="26"/>
              </w:rPr>
            </w:pPr>
            <w:r w:rsidDel="00000000" w:rsidR="00000000" w:rsidRPr="00000000">
              <w:rPr>
                <w:sz w:val="26"/>
                <w:szCs w:val="26"/>
                <w:rtl w:val="0"/>
              </w:rPr>
              <w:t xml:space="preserve">Date and time service</w:t>
            </w:r>
          </w:p>
        </w:tc>
        <w:tc>
          <w:tcPr/>
          <w:p w:rsidR="00000000" w:rsidDel="00000000" w:rsidP="00000000" w:rsidRDefault="00000000" w:rsidRPr="00000000" w14:paraId="0000020B">
            <w:pPr>
              <w:widowControl w:val="0"/>
              <w:spacing w:line="240" w:lineRule="auto"/>
              <w:jc w:val="both"/>
              <w:rPr>
                <w:sz w:val="26"/>
                <w:szCs w:val="26"/>
              </w:rPr>
            </w:pPr>
            <w:r w:rsidDel="00000000" w:rsidR="00000000" w:rsidRPr="00000000">
              <w:rPr>
                <w:sz w:val="26"/>
                <w:szCs w:val="26"/>
                <w:rtl w:val="0"/>
              </w:rPr>
              <w:t xml:space="preserve">2, 8, 21, 26, 29</w:t>
            </w:r>
          </w:p>
        </w:tc>
        <w:tc>
          <w:tcPr/>
          <w:p w:rsidR="00000000" w:rsidDel="00000000" w:rsidP="00000000" w:rsidRDefault="00000000" w:rsidRPr="00000000" w14:paraId="0000020C">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0D">
            <w:pPr>
              <w:widowControl w:val="0"/>
              <w:spacing w:line="240" w:lineRule="auto"/>
              <w:jc w:val="both"/>
              <w:rPr>
                <w:sz w:val="26"/>
                <w:szCs w:val="26"/>
              </w:rPr>
            </w:pPr>
            <w:r w:rsidDel="00000000" w:rsidR="00000000" w:rsidRPr="00000000">
              <w:rPr>
                <w:sz w:val="26"/>
                <w:szCs w:val="26"/>
                <w:rtl w:val="0"/>
              </w:rPr>
              <w:t xml:space="preserve">36</w:t>
            </w:r>
          </w:p>
        </w:tc>
        <w:tc>
          <w:tcPr/>
          <w:p w:rsidR="00000000" w:rsidDel="00000000" w:rsidP="00000000" w:rsidRDefault="00000000" w:rsidRPr="00000000" w14:paraId="0000020E">
            <w:pPr>
              <w:widowControl w:val="0"/>
              <w:spacing w:line="240" w:lineRule="auto"/>
              <w:jc w:val="both"/>
              <w:rPr>
                <w:sz w:val="26"/>
                <w:szCs w:val="26"/>
              </w:rPr>
            </w:pPr>
            <w:r w:rsidDel="00000000" w:rsidR="00000000" w:rsidRPr="00000000">
              <w:rPr>
                <w:sz w:val="26"/>
                <w:szCs w:val="26"/>
                <w:rtl w:val="0"/>
              </w:rPr>
              <w:t xml:space="preserve">Goal tracking </w:t>
            </w:r>
          </w:p>
        </w:tc>
        <w:tc>
          <w:tcPr/>
          <w:p w:rsidR="00000000" w:rsidDel="00000000" w:rsidP="00000000" w:rsidRDefault="00000000" w:rsidRPr="00000000" w14:paraId="0000020F">
            <w:pPr>
              <w:widowControl w:val="0"/>
              <w:spacing w:line="240" w:lineRule="auto"/>
              <w:jc w:val="both"/>
              <w:rPr>
                <w:sz w:val="26"/>
                <w:szCs w:val="26"/>
              </w:rPr>
            </w:pPr>
            <w:r w:rsidDel="00000000" w:rsidR="00000000" w:rsidRPr="00000000">
              <w:rPr>
                <w:sz w:val="26"/>
                <w:szCs w:val="26"/>
                <w:rtl w:val="0"/>
              </w:rPr>
              <w:t xml:space="preserve">2, 8, 14</w:t>
            </w:r>
          </w:p>
        </w:tc>
        <w:tc>
          <w:tcPr/>
          <w:p w:rsidR="00000000" w:rsidDel="00000000" w:rsidP="00000000" w:rsidRDefault="00000000" w:rsidRPr="00000000" w14:paraId="00000210">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11">
            <w:pPr>
              <w:widowControl w:val="0"/>
              <w:spacing w:line="240" w:lineRule="auto"/>
              <w:jc w:val="both"/>
              <w:rPr>
                <w:sz w:val="26"/>
                <w:szCs w:val="26"/>
              </w:rPr>
            </w:pPr>
            <w:r w:rsidDel="00000000" w:rsidR="00000000" w:rsidRPr="00000000">
              <w:rPr>
                <w:sz w:val="26"/>
                <w:szCs w:val="26"/>
                <w:rtl w:val="0"/>
              </w:rPr>
              <w:t xml:space="preserve">37</w:t>
            </w:r>
          </w:p>
        </w:tc>
        <w:tc>
          <w:tcPr/>
          <w:p w:rsidR="00000000" w:rsidDel="00000000" w:rsidP="00000000" w:rsidRDefault="00000000" w:rsidRPr="00000000" w14:paraId="00000212">
            <w:pPr>
              <w:widowControl w:val="0"/>
              <w:spacing w:line="240" w:lineRule="auto"/>
              <w:jc w:val="both"/>
              <w:rPr>
                <w:sz w:val="26"/>
                <w:szCs w:val="26"/>
              </w:rPr>
            </w:pPr>
            <w:r w:rsidDel="00000000" w:rsidR="00000000" w:rsidRPr="00000000">
              <w:rPr>
                <w:sz w:val="26"/>
                <w:szCs w:val="26"/>
                <w:rtl w:val="0"/>
              </w:rPr>
              <w:t xml:space="preserve">Progress Analytics</w:t>
            </w:r>
          </w:p>
        </w:tc>
        <w:tc>
          <w:tcPr/>
          <w:p w:rsidR="00000000" w:rsidDel="00000000" w:rsidP="00000000" w:rsidRDefault="00000000" w:rsidRPr="00000000" w14:paraId="00000213">
            <w:pPr>
              <w:widowControl w:val="0"/>
              <w:spacing w:line="240" w:lineRule="auto"/>
              <w:jc w:val="both"/>
              <w:rPr>
                <w:sz w:val="26"/>
                <w:szCs w:val="26"/>
              </w:rPr>
            </w:pPr>
            <w:r w:rsidDel="00000000" w:rsidR="00000000" w:rsidRPr="00000000">
              <w:rPr>
                <w:sz w:val="26"/>
                <w:szCs w:val="26"/>
                <w:rtl w:val="0"/>
              </w:rPr>
              <w:t xml:space="preserve">9, 36, 44</w:t>
            </w:r>
          </w:p>
        </w:tc>
        <w:tc>
          <w:tcPr/>
          <w:p w:rsidR="00000000" w:rsidDel="00000000" w:rsidP="00000000" w:rsidRDefault="00000000" w:rsidRPr="00000000" w14:paraId="00000214">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900" w:hRule="atLeast"/>
          <w:tblHeader w:val="0"/>
        </w:trPr>
        <w:tc>
          <w:tcPr/>
          <w:p w:rsidR="00000000" w:rsidDel="00000000" w:rsidP="00000000" w:rsidRDefault="00000000" w:rsidRPr="00000000" w14:paraId="00000215">
            <w:pPr>
              <w:widowControl w:val="0"/>
              <w:spacing w:line="240" w:lineRule="auto"/>
              <w:jc w:val="both"/>
              <w:rPr>
                <w:sz w:val="26"/>
                <w:szCs w:val="26"/>
              </w:rPr>
            </w:pPr>
            <w:r w:rsidDel="00000000" w:rsidR="00000000" w:rsidRPr="00000000">
              <w:rPr>
                <w:sz w:val="26"/>
                <w:szCs w:val="26"/>
                <w:rtl w:val="0"/>
              </w:rPr>
              <w:t xml:space="preserve">38</w:t>
            </w:r>
          </w:p>
        </w:tc>
        <w:tc>
          <w:tcPr/>
          <w:p w:rsidR="00000000" w:rsidDel="00000000" w:rsidP="00000000" w:rsidRDefault="00000000" w:rsidRPr="00000000" w14:paraId="00000216">
            <w:pPr>
              <w:widowControl w:val="0"/>
              <w:spacing w:line="240" w:lineRule="auto"/>
              <w:jc w:val="both"/>
              <w:rPr>
                <w:sz w:val="26"/>
                <w:szCs w:val="26"/>
              </w:rPr>
            </w:pPr>
            <w:r w:rsidDel="00000000" w:rsidR="00000000" w:rsidRPr="00000000">
              <w:rPr>
                <w:sz w:val="26"/>
                <w:szCs w:val="26"/>
                <w:rtl w:val="0"/>
              </w:rPr>
              <w:t xml:space="preserve">Performance Analytics </w:t>
            </w:r>
          </w:p>
        </w:tc>
        <w:tc>
          <w:tcPr/>
          <w:p w:rsidR="00000000" w:rsidDel="00000000" w:rsidP="00000000" w:rsidRDefault="00000000" w:rsidRPr="00000000" w14:paraId="00000217">
            <w:pPr>
              <w:widowControl w:val="0"/>
              <w:spacing w:line="240" w:lineRule="auto"/>
              <w:jc w:val="both"/>
              <w:rPr>
                <w:sz w:val="26"/>
                <w:szCs w:val="26"/>
              </w:rPr>
            </w:pPr>
            <w:r w:rsidDel="00000000" w:rsidR="00000000" w:rsidRPr="00000000">
              <w:rPr>
                <w:sz w:val="26"/>
                <w:szCs w:val="26"/>
                <w:rtl w:val="0"/>
              </w:rPr>
              <w:t xml:space="preserve">10, 16, 37</w:t>
            </w:r>
          </w:p>
        </w:tc>
        <w:tc>
          <w:tcPr/>
          <w:p w:rsidR="00000000" w:rsidDel="00000000" w:rsidP="00000000" w:rsidRDefault="00000000" w:rsidRPr="00000000" w14:paraId="00000218">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219">
            <w:pPr>
              <w:widowControl w:val="0"/>
              <w:spacing w:line="240" w:lineRule="auto"/>
              <w:jc w:val="both"/>
              <w:rPr>
                <w:sz w:val="26"/>
                <w:szCs w:val="26"/>
              </w:rPr>
            </w:pPr>
            <w:r w:rsidDel="00000000" w:rsidR="00000000" w:rsidRPr="00000000">
              <w:rPr>
                <w:sz w:val="26"/>
                <w:szCs w:val="26"/>
                <w:rtl w:val="0"/>
              </w:rPr>
              <w:t xml:space="preserve">39</w:t>
            </w:r>
          </w:p>
        </w:tc>
        <w:tc>
          <w:tcPr/>
          <w:p w:rsidR="00000000" w:rsidDel="00000000" w:rsidP="00000000" w:rsidRDefault="00000000" w:rsidRPr="00000000" w14:paraId="0000021A">
            <w:pPr>
              <w:widowControl w:val="0"/>
              <w:spacing w:line="240" w:lineRule="auto"/>
              <w:jc w:val="both"/>
              <w:rPr>
                <w:sz w:val="26"/>
                <w:szCs w:val="26"/>
              </w:rPr>
            </w:pPr>
            <w:r w:rsidDel="00000000" w:rsidR="00000000" w:rsidRPr="00000000">
              <w:rPr>
                <w:sz w:val="26"/>
                <w:szCs w:val="26"/>
                <w:rtl w:val="0"/>
              </w:rPr>
              <w:t xml:space="preserve">Reporting service</w:t>
            </w:r>
          </w:p>
        </w:tc>
        <w:tc>
          <w:tcPr/>
          <w:p w:rsidR="00000000" w:rsidDel="00000000" w:rsidP="00000000" w:rsidRDefault="00000000" w:rsidRPr="00000000" w14:paraId="0000021B">
            <w:pPr>
              <w:widowControl w:val="0"/>
              <w:spacing w:line="240" w:lineRule="auto"/>
              <w:jc w:val="both"/>
              <w:rPr>
                <w:sz w:val="26"/>
                <w:szCs w:val="26"/>
              </w:rPr>
            </w:pPr>
            <w:r w:rsidDel="00000000" w:rsidR="00000000" w:rsidRPr="00000000">
              <w:rPr>
                <w:sz w:val="26"/>
                <w:szCs w:val="26"/>
                <w:rtl w:val="0"/>
              </w:rPr>
              <w:t xml:space="preserve">33, 41, 52</w:t>
            </w:r>
          </w:p>
        </w:tc>
        <w:tc>
          <w:tcPr/>
          <w:p w:rsidR="00000000" w:rsidDel="00000000" w:rsidP="00000000" w:rsidRDefault="00000000" w:rsidRPr="00000000" w14:paraId="0000021C">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1D">
            <w:pPr>
              <w:widowControl w:val="0"/>
              <w:spacing w:line="240" w:lineRule="auto"/>
              <w:jc w:val="both"/>
              <w:rPr>
                <w:sz w:val="26"/>
                <w:szCs w:val="26"/>
              </w:rPr>
            </w:pPr>
            <w:r w:rsidDel="00000000" w:rsidR="00000000" w:rsidRPr="00000000">
              <w:rPr>
                <w:sz w:val="26"/>
                <w:szCs w:val="26"/>
                <w:rtl w:val="0"/>
              </w:rPr>
              <w:t xml:space="preserve">40</w:t>
            </w:r>
          </w:p>
        </w:tc>
        <w:tc>
          <w:tcPr/>
          <w:p w:rsidR="00000000" w:rsidDel="00000000" w:rsidP="00000000" w:rsidRDefault="00000000" w:rsidRPr="00000000" w14:paraId="0000021E">
            <w:pPr>
              <w:widowControl w:val="0"/>
              <w:spacing w:line="240" w:lineRule="auto"/>
              <w:jc w:val="both"/>
              <w:rPr>
                <w:sz w:val="26"/>
                <w:szCs w:val="26"/>
              </w:rPr>
            </w:pPr>
            <w:r w:rsidDel="00000000" w:rsidR="00000000" w:rsidRPr="00000000">
              <w:rPr>
                <w:sz w:val="26"/>
                <w:szCs w:val="26"/>
                <w:rtl w:val="0"/>
              </w:rPr>
              <w:t xml:space="preserve">Task Modification logs</w:t>
            </w:r>
          </w:p>
        </w:tc>
        <w:tc>
          <w:tcPr/>
          <w:p w:rsidR="00000000" w:rsidDel="00000000" w:rsidP="00000000" w:rsidRDefault="00000000" w:rsidRPr="00000000" w14:paraId="0000021F">
            <w:pPr>
              <w:widowControl w:val="0"/>
              <w:spacing w:line="240" w:lineRule="auto"/>
              <w:jc w:val="both"/>
              <w:rPr>
                <w:sz w:val="26"/>
                <w:szCs w:val="26"/>
              </w:rPr>
            </w:pPr>
            <w:r w:rsidDel="00000000" w:rsidR="00000000" w:rsidRPr="00000000">
              <w:rPr>
                <w:sz w:val="26"/>
                <w:szCs w:val="26"/>
                <w:rtl w:val="0"/>
              </w:rPr>
              <w:t xml:space="preserve">10, 24</w:t>
            </w:r>
          </w:p>
        </w:tc>
        <w:tc>
          <w:tcPr/>
          <w:p w:rsidR="00000000" w:rsidDel="00000000" w:rsidP="00000000" w:rsidRDefault="00000000" w:rsidRPr="00000000" w14:paraId="00000220">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221">
            <w:pPr>
              <w:widowControl w:val="0"/>
              <w:spacing w:line="240" w:lineRule="auto"/>
              <w:jc w:val="both"/>
              <w:rPr>
                <w:sz w:val="26"/>
                <w:szCs w:val="26"/>
              </w:rPr>
            </w:pPr>
            <w:r w:rsidDel="00000000" w:rsidR="00000000" w:rsidRPr="00000000">
              <w:rPr>
                <w:sz w:val="26"/>
                <w:szCs w:val="26"/>
                <w:rtl w:val="0"/>
              </w:rPr>
              <w:t xml:space="preserve">41</w:t>
            </w:r>
          </w:p>
        </w:tc>
        <w:tc>
          <w:tcPr/>
          <w:p w:rsidR="00000000" w:rsidDel="00000000" w:rsidP="00000000" w:rsidRDefault="00000000" w:rsidRPr="00000000" w14:paraId="00000222">
            <w:pPr>
              <w:widowControl w:val="0"/>
              <w:spacing w:line="240" w:lineRule="auto"/>
              <w:jc w:val="both"/>
              <w:rPr>
                <w:sz w:val="26"/>
                <w:szCs w:val="26"/>
              </w:rPr>
            </w:pPr>
            <w:r w:rsidDel="00000000" w:rsidR="00000000" w:rsidRPr="00000000">
              <w:rPr>
                <w:sz w:val="26"/>
                <w:szCs w:val="26"/>
                <w:rtl w:val="0"/>
              </w:rPr>
              <w:t xml:space="preserve">Statistics engine</w:t>
            </w:r>
          </w:p>
        </w:tc>
        <w:tc>
          <w:tcPr/>
          <w:p w:rsidR="00000000" w:rsidDel="00000000" w:rsidP="00000000" w:rsidRDefault="00000000" w:rsidRPr="00000000" w14:paraId="00000223">
            <w:pPr>
              <w:widowControl w:val="0"/>
              <w:spacing w:line="240" w:lineRule="auto"/>
              <w:jc w:val="both"/>
              <w:rPr>
                <w:sz w:val="26"/>
                <w:szCs w:val="26"/>
              </w:rPr>
            </w:pPr>
            <w:r w:rsidDel="00000000" w:rsidR="00000000" w:rsidRPr="00000000">
              <w:rPr>
                <w:sz w:val="26"/>
                <w:szCs w:val="26"/>
                <w:rtl w:val="0"/>
              </w:rPr>
              <w:t xml:space="preserve">13, 38, 39</w:t>
            </w:r>
          </w:p>
        </w:tc>
        <w:tc>
          <w:tcPr/>
          <w:p w:rsidR="00000000" w:rsidDel="00000000" w:rsidP="00000000" w:rsidRDefault="00000000" w:rsidRPr="00000000" w14:paraId="00000224">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25">
            <w:pPr>
              <w:widowControl w:val="0"/>
              <w:spacing w:line="240" w:lineRule="auto"/>
              <w:jc w:val="both"/>
              <w:rPr>
                <w:sz w:val="26"/>
                <w:szCs w:val="26"/>
              </w:rPr>
            </w:pPr>
            <w:r w:rsidDel="00000000" w:rsidR="00000000" w:rsidRPr="00000000">
              <w:rPr>
                <w:sz w:val="26"/>
                <w:szCs w:val="26"/>
                <w:rtl w:val="0"/>
              </w:rPr>
              <w:t xml:space="preserve">42</w:t>
            </w:r>
          </w:p>
        </w:tc>
        <w:tc>
          <w:tcPr/>
          <w:p w:rsidR="00000000" w:rsidDel="00000000" w:rsidP="00000000" w:rsidRDefault="00000000" w:rsidRPr="00000000" w14:paraId="00000226">
            <w:pPr>
              <w:widowControl w:val="0"/>
              <w:spacing w:line="240" w:lineRule="auto"/>
              <w:jc w:val="both"/>
              <w:rPr>
                <w:sz w:val="26"/>
                <w:szCs w:val="26"/>
              </w:rPr>
            </w:pPr>
            <w:r w:rsidDel="00000000" w:rsidR="00000000" w:rsidRPr="00000000">
              <w:rPr>
                <w:sz w:val="26"/>
                <w:szCs w:val="26"/>
                <w:rtl w:val="0"/>
              </w:rPr>
              <w:t xml:space="preserve">Visualization service</w:t>
            </w:r>
          </w:p>
        </w:tc>
        <w:tc>
          <w:tcPr/>
          <w:p w:rsidR="00000000" w:rsidDel="00000000" w:rsidP="00000000" w:rsidRDefault="00000000" w:rsidRPr="00000000" w14:paraId="00000227">
            <w:pPr>
              <w:widowControl w:val="0"/>
              <w:spacing w:line="240" w:lineRule="auto"/>
              <w:jc w:val="both"/>
              <w:rPr>
                <w:sz w:val="26"/>
                <w:szCs w:val="26"/>
              </w:rPr>
            </w:pPr>
            <w:r w:rsidDel="00000000" w:rsidR="00000000" w:rsidRPr="00000000">
              <w:rPr>
                <w:sz w:val="26"/>
                <w:szCs w:val="26"/>
                <w:rtl w:val="0"/>
              </w:rPr>
              <w:t xml:space="preserve">9, 13, 33</w:t>
            </w:r>
          </w:p>
        </w:tc>
        <w:tc>
          <w:tcPr/>
          <w:p w:rsidR="00000000" w:rsidDel="00000000" w:rsidP="00000000" w:rsidRDefault="00000000" w:rsidRPr="00000000" w14:paraId="00000228">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29">
            <w:pPr>
              <w:widowControl w:val="0"/>
              <w:spacing w:line="240" w:lineRule="auto"/>
              <w:jc w:val="both"/>
              <w:rPr>
                <w:sz w:val="26"/>
                <w:szCs w:val="26"/>
              </w:rPr>
            </w:pPr>
            <w:r w:rsidDel="00000000" w:rsidR="00000000" w:rsidRPr="00000000">
              <w:rPr>
                <w:sz w:val="26"/>
                <w:szCs w:val="26"/>
                <w:rtl w:val="0"/>
              </w:rPr>
              <w:t xml:space="preserve">43</w:t>
            </w:r>
          </w:p>
        </w:tc>
        <w:tc>
          <w:tcPr/>
          <w:p w:rsidR="00000000" w:rsidDel="00000000" w:rsidP="00000000" w:rsidRDefault="00000000" w:rsidRPr="00000000" w14:paraId="0000022A">
            <w:pPr>
              <w:widowControl w:val="0"/>
              <w:spacing w:line="240" w:lineRule="auto"/>
              <w:jc w:val="both"/>
              <w:rPr>
                <w:sz w:val="26"/>
                <w:szCs w:val="26"/>
              </w:rPr>
            </w:pPr>
            <w:r w:rsidDel="00000000" w:rsidR="00000000" w:rsidRPr="00000000">
              <w:rPr>
                <w:sz w:val="26"/>
                <w:szCs w:val="26"/>
                <w:rtl w:val="0"/>
              </w:rPr>
              <w:t xml:space="preserve">Deep Work</w:t>
            </w:r>
          </w:p>
        </w:tc>
        <w:tc>
          <w:tcPr/>
          <w:p w:rsidR="00000000" w:rsidDel="00000000" w:rsidP="00000000" w:rsidRDefault="00000000" w:rsidRPr="00000000" w14:paraId="0000022B">
            <w:pPr>
              <w:widowControl w:val="0"/>
              <w:spacing w:line="240" w:lineRule="auto"/>
              <w:jc w:val="both"/>
              <w:rPr>
                <w:sz w:val="26"/>
                <w:szCs w:val="26"/>
              </w:rPr>
            </w:pPr>
            <w:r w:rsidDel="00000000" w:rsidR="00000000" w:rsidRPr="00000000">
              <w:rPr>
                <w:sz w:val="26"/>
                <w:szCs w:val="26"/>
                <w:rtl w:val="0"/>
              </w:rPr>
              <w:t xml:space="preserve">29, 30</w:t>
            </w:r>
          </w:p>
        </w:tc>
        <w:tc>
          <w:tcPr/>
          <w:p w:rsidR="00000000" w:rsidDel="00000000" w:rsidP="00000000" w:rsidRDefault="00000000" w:rsidRPr="00000000" w14:paraId="0000022C">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2D">
            <w:pPr>
              <w:widowControl w:val="0"/>
              <w:spacing w:line="240" w:lineRule="auto"/>
              <w:jc w:val="both"/>
              <w:rPr>
                <w:sz w:val="26"/>
                <w:szCs w:val="26"/>
              </w:rPr>
            </w:pPr>
            <w:r w:rsidDel="00000000" w:rsidR="00000000" w:rsidRPr="00000000">
              <w:rPr>
                <w:sz w:val="26"/>
                <w:szCs w:val="26"/>
                <w:rtl w:val="0"/>
              </w:rPr>
              <w:t xml:space="preserve">44</w:t>
            </w:r>
          </w:p>
        </w:tc>
        <w:tc>
          <w:tcPr/>
          <w:p w:rsidR="00000000" w:rsidDel="00000000" w:rsidP="00000000" w:rsidRDefault="00000000" w:rsidRPr="00000000" w14:paraId="0000022E">
            <w:pPr>
              <w:widowControl w:val="0"/>
              <w:spacing w:line="240" w:lineRule="auto"/>
              <w:jc w:val="both"/>
              <w:rPr>
                <w:sz w:val="26"/>
                <w:szCs w:val="26"/>
              </w:rPr>
            </w:pPr>
            <w:r w:rsidDel="00000000" w:rsidR="00000000" w:rsidRPr="00000000">
              <w:rPr>
                <w:sz w:val="26"/>
                <w:szCs w:val="26"/>
                <w:rtl w:val="0"/>
              </w:rPr>
              <w:t xml:space="preserve">Efficiency analytics</w:t>
            </w:r>
          </w:p>
        </w:tc>
        <w:tc>
          <w:tcPr/>
          <w:p w:rsidR="00000000" w:rsidDel="00000000" w:rsidP="00000000" w:rsidRDefault="00000000" w:rsidRPr="00000000" w14:paraId="0000022F">
            <w:pPr>
              <w:widowControl w:val="0"/>
              <w:spacing w:line="240" w:lineRule="auto"/>
              <w:jc w:val="both"/>
              <w:rPr>
                <w:sz w:val="26"/>
                <w:szCs w:val="26"/>
              </w:rPr>
            </w:pPr>
            <w:r w:rsidDel="00000000" w:rsidR="00000000" w:rsidRPr="00000000">
              <w:rPr>
                <w:sz w:val="26"/>
                <w:szCs w:val="26"/>
                <w:rtl w:val="0"/>
              </w:rPr>
              <w:t xml:space="preserve">2, 10, 38</w:t>
            </w:r>
          </w:p>
        </w:tc>
        <w:tc>
          <w:tcPr/>
          <w:p w:rsidR="00000000" w:rsidDel="00000000" w:rsidP="00000000" w:rsidRDefault="00000000" w:rsidRPr="00000000" w14:paraId="00000230">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31">
            <w:pPr>
              <w:widowControl w:val="0"/>
              <w:spacing w:line="240" w:lineRule="auto"/>
              <w:jc w:val="both"/>
              <w:rPr>
                <w:sz w:val="26"/>
                <w:szCs w:val="26"/>
              </w:rPr>
            </w:pPr>
            <w:r w:rsidDel="00000000" w:rsidR="00000000" w:rsidRPr="00000000">
              <w:rPr>
                <w:sz w:val="26"/>
                <w:szCs w:val="26"/>
                <w:rtl w:val="0"/>
              </w:rPr>
              <w:t xml:space="preserve">45</w:t>
            </w:r>
          </w:p>
        </w:tc>
        <w:tc>
          <w:tcPr/>
          <w:p w:rsidR="00000000" w:rsidDel="00000000" w:rsidP="00000000" w:rsidRDefault="00000000" w:rsidRPr="00000000" w14:paraId="00000232">
            <w:pPr>
              <w:widowControl w:val="0"/>
              <w:spacing w:line="240" w:lineRule="auto"/>
              <w:jc w:val="both"/>
              <w:rPr>
                <w:sz w:val="26"/>
                <w:szCs w:val="26"/>
              </w:rPr>
            </w:pPr>
            <w:r w:rsidDel="00000000" w:rsidR="00000000" w:rsidRPr="00000000">
              <w:rPr>
                <w:sz w:val="26"/>
                <w:szCs w:val="26"/>
                <w:rtl w:val="0"/>
              </w:rPr>
              <w:t xml:space="preserve">Session Stats</w:t>
            </w:r>
          </w:p>
        </w:tc>
        <w:tc>
          <w:tcPr/>
          <w:p w:rsidR="00000000" w:rsidDel="00000000" w:rsidP="00000000" w:rsidRDefault="00000000" w:rsidRPr="00000000" w14:paraId="00000233">
            <w:pPr>
              <w:widowControl w:val="0"/>
              <w:spacing w:line="240" w:lineRule="auto"/>
              <w:jc w:val="both"/>
              <w:rPr>
                <w:sz w:val="26"/>
                <w:szCs w:val="26"/>
              </w:rPr>
            </w:pPr>
            <w:r w:rsidDel="00000000" w:rsidR="00000000" w:rsidRPr="00000000">
              <w:rPr>
                <w:sz w:val="26"/>
                <w:szCs w:val="26"/>
                <w:rtl w:val="0"/>
              </w:rPr>
              <w:t xml:space="preserve">20, 37</w:t>
            </w:r>
          </w:p>
        </w:tc>
        <w:tc>
          <w:tcPr/>
          <w:p w:rsidR="00000000" w:rsidDel="00000000" w:rsidP="00000000" w:rsidRDefault="00000000" w:rsidRPr="00000000" w14:paraId="00000234">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55" w:hRule="atLeast"/>
          <w:tblHeader w:val="0"/>
        </w:trPr>
        <w:tc>
          <w:tcPr/>
          <w:p w:rsidR="00000000" w:rsidDel="00000000" w:rsidP="00000000" w:rsidRDefault="00000000" w:rsidRPr="00000000" w14:paraId="00000235">
            <w:pPr>
              <w:widowControl w:val="0"/>
              <w:spacing w:line="240" w:lineRule="auto"/>
              <w:jc w:val="both"/>
              <w:rPr>
                <w:sz w:val="26"/>
                <w:szCs w:val="26"/>
              </w:rPr>
            </w:pPr>
            <w:r w:rsidDel="00000000" w:rsidR="00000000" w:rsidRPr="00000000">
              <w:rPr>
                <w:sz w:val="26"/>
                <w:szCs w:val="26"/>
                <w:rtl w:val="0"/>
              </w:rPr>
              <w:t xml:space="preserve">46</w:t>
            </w:r>
          </w:p>
        </w:tc>
        <w:tc>
          <w:tcPr/>
          <w:p w:rsidR="00000000" w:rsidDel="00000000" w:rsidP="00000000" w:rsidRDefault="00000000" w:rsidRPr="00000000" w14:paraId="00000236">
            <w:pPr>
              <w:widowControl w:val="0"/>
              <w:spacing w:line="240" w:lineRule="auto"/>
              <w:jc w:val="both"/>
              <w:rPr>
                <w:sz w:val="26"/>
                <w:szCs w:val="26"/>
              </w:rPr>
            </w:pPr>
            <w:r w:rsidDel="00000000" w:rsidR="00000000" w:rsidRPr="00000000">
              <w:rPr>
                <w:sz w:val="26"/>
                <w:szCs w:val="26"/>
                <w:rtl w:val="0"/>
              </w:rPr>
              <w:t xml:space="preserve">Task status</w:t>
            </w:r>
          </w:p>
        </w:tc>
        <w:tc>
          <w:tcPr/>
          <w:p w:rsidR="00000000" w:rsidDel="00000000" w:rsidP="00000000" w:rsidRDefault="00000000" w:rsidRPr="00000000" w14:paraId="00000237">
            <w:pPr>
              <w:widowControl w:val="0"/>
              <w:spacing w:line="240" w:lineRule="auto"/>
              <w:jc w:val="both"/>
              <w:rPr>
                <w:sz w:val="26"/>
                <w:szCs w:val="26"/>
              </w:rPr>
            </w:pPr>
            <w:r w:rsidDel="00000000" w:rsidR="00000000" w:rsidRPr="00000000">
              <w:rPr>
                <w:sz w:val="26"/>
                <w:szCs w:val="26"/>
                <w:rtl w:val="0"/>
              </w:rPr>
              <w:t xml:space="preserve">8, 31</w:t>
            </w:r>
          </w:p>
        </w:tc>
        <w:tc>
          <w:tcPr/>
          <w:p w:rsidR="00000000" w:rsidDel="00000000" w:rsidP="00000000" w:rsidRDefault="00000000" w:rsidRPr="00000000" w14:paraId="00000238">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39">
            <w:pPr>
              <w:widowControl w:val="0"/>
              <w:spacing w:line="240" w:lineRule="auto"/>
              <w:jc w:val="both"/>
              <w:rPr>
                <w:sz w:val="26"/>
                <w:szCs w:val="26"/>
              </w:rPr>
            </w:pPr>
            <w:r w:rsidDel="00000000" w:rsidR="00000000" w:rsidRPr="00000000">
              <w:rPr>
                <w:sz w:val="26"/>
                <w:szCs w:val="26"/>
                <w:rtl w:val="0"/>
              </w:rPr>
              <w:t xml:space="preserve">47</w:t>
            </w:r>
          </w:p>
        </w:tc>
        <w:tc>
          <w:tcPr/>
          <w:p w:rsidR="00000000" w:rsidDel="00000000" w:rsidP="00000000" w:rsidRDefault="00000000" w:rsidRPr="00000000" w14:paraId="0000023A">
            <w:pPr>
              <w:widowControl w:val="0"/>
              <w:spacing w:line="240" w:lineRule="auto"/>
              <w:jc w:val="both"/>
              <w:rPr>
                <w:sz w:val="26"/>
                <w:szCs w:val="26"/>
              </w:rPr>
            </w:pPr>
            <w:r w:rsidDel="00000000" w:rsidR="00000000" w:rsidRPr="00000000">
              <w:rPr>
                <w:sz w:val="26"/>
                <w:szCs w:val="26"/>
                <w:rtl w:val="0"/>
              </w:rPr>
              <w:t xml:space="preserve">Collaboration engine</w:t>
            </w:r>
          </w:p>
        </w:tc>
        <w:tc>
          <w:tcPr/>
          <w:p w:rsidR="00000000" w:rsidDel="00000000" w:rsidP="00000000" w:rsidRDefault="00000000" w:rsidRPr="00000000" w14:paraId="0000023B">
            <w:pPr>
              <w:widowControl w:val="0"/>
              <w:spacing w:line="240" w:lineRule="auto"/>
              <w:jc w:val="both"/>
              <w:rPr>
                <w:sz w:val="26"/>
                <w:szCs w:val="26"/>
              </w:rPr>
            </w:pPr>
            <w:r w:rsidDel="00000000" w:rsidR="00000000" w:rsidRPr="00000000">
              <w:rPr>
                <w:sz w:val="26"/>
                <w:szCs w:val="26"/>
                <w:rtl w:val="0"/>
              </w:rPr>
              <w:t xml:space="preserve">1, 4, 15, 31</w:t>
            </w:r>
          </w:p>
        </w:tc>
        <w:tc>
          <w:tcPr/>
          <w:p w:rsidR="00000000" w:rsidDel="00000000" w:rsidP="00000000" w:rsidRDefault="00000000" w:rsidRPr="00000000" w14:paraId="0000023C">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3D">
            <w:pPr>
              <w:widowControl w:val="0"/>
              <w:spacing w:line="240" w:lineRule="auto"/>
              <w:jc w:val="both"/>
              <w:rPr>
                <w:sz w:val="26"/>
                <w:szCs w:val="26"/>
              </w:rPr>
            </w:pPr>
            <w:r w:rsidDel="00000000" w:rsidR="00000000" w:rsidRPr="00000000">
              <w:rPr>
                <w:sz w:val="26"/>
                <w:szCs w:val="26"/>
                <w:rtl w:val="0"/>
              </w:rPr>
              <w:t xml:space="preserve">48</w:t>
            </w:r>
          </w:p>
        </w:tc>
        <w:tc>
          <w:tcPr/>
          <w:p w:rsidR="00000000" w:rsidDel="00000000" w:rsidP="00000000" w:rsidRDefault="00000000" w:rsidRPr="00000000" w14:paraId="0000023E">
            <w:pPr>
              <w:widowControl w:val="0"/>
              <w:spacing w:line="240" w:lineRule="auto"/>
              <w:jc w:val="both"/>
              <w:rPr>
                <w:sz w:val="26"/>
                <w:szCs w:val="26"/>
              </w:rPr>
            </w:pPr>
            <w:r w:rsidDel="00000000" w:rsidR="00000000" w:rsidRPr="00000000">
              <w:rPr>
                <w:sz w:val="26"/>
                <w:szCs w:val="26"/>
                <w:rtl w:val="0"/>
              </w:rPr>
              <w:t xml:space="preserve">Central database</w:t>
            </w:r>
          </w:p>
        </w:tc>
        <w:tc>
          <w:tcPr/>
          <w:p w:rsidR="00000000" w:rsidDel="00000000" w:rsidP="00000000" w:rsidRDefault="00000000" w:rsidRPr="00000000" w14:paraId="0000023F">
            <w:pPr>
              <w:widowControl w:val="0"/>
              <w:spacing w:line="240" w:lineRule="auto"/>
              <w:jc w:val="both"/>
              <w:rPr>
                <w:sz w:val="26"/>
                <w:szCs w:val="26"/>
              </w:rPr>
            </w:pPr>
            <w:r w:rsidDel="00000000" w:rsidR="00000000" w:rsidRPr="00000000">
              <w:rPr>
                <w:sz w:val="26"/>
                <w:szCs w:val="26"/>
                <w:rtl w:val="0"/>
              </w:rPr>
              <w:t xml:space="preserve">24, 40</w:t>
            </w:r>
          </w:p>
        </w:tc>
        <w:tc>
          <w:tcPr/>
          <w:p w:rsidR="00000000" w:rsidDel="00000000" w:rsidP="00000000" w:rsidRDefault="00000000" w:rsidRPr="00000000" w14:paraId="00000240">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241">
            <w:pPr>
              <w:widowControl w:val="0"/>
              <w:spacing w:line="240" w:lineRule="auto"/>
              <w:jc w:val="both"/>
              <w:rPr>
                <w:sz w:val="26"/>
                <w:szCs w:val="26"/>
              </w:rPr>
            </w:pPr>
            <w:r w:rsidDel="00000000" w:rsidR="00000000" w:rsidRPr="00000000">
              <w:rPr>
                <w:sz w:val="26"/>
                <w:szCs w:val="26"/>
                <w:rtl w:val="0"/>
              </w:rPr>
              <w:t xml:space="preserve">49</w:t>
            </w:r>
          </w:p>
        </w:tc>
        <w:tc>
          <w:tcPr/>
          <w:p w:rsidR="00000000" w:rsidDel="00000000" w:rsidP="00000000" w:rsidRDefault="00000000" w:rsidRPr="00000000" w14:paraId="00000242">
            <w:pPr>
              <w:widowControl w:val="0"/>
              <w:spacing w:line="240" w:lineRule="auto"/>
              <w:jc w:val="both"/>
              <w:rPr>
                <w:sz w:val="26"/>
                <w:szCs w:val="26"/>
              </w:rPr>
            </w:pPr>
            <w:r w:rsidDel="00000000" w:rsidR="00000000" w:rsidRPr="00000000">
              <w:rPr>
                <w:sz w:val="26"/>
                <w:szCs w:val="26"/>
                <w:rtl w:val="0"/>
              </w:rPr>
              <w:t xml:space="preserve">Task completion stats</w:t>
            </w:r>
          </w:p>
        </w:tc>
        <w:tc>
          <w:tcPr/>
          <w:p w:rsidR="00000000" w:rsidDel="00000000" w:rsidP="00000000" w:rsidRDefault="00000000" w:rsidRPr="00000000" w14:paraId="00000243">
            <w:pPr>
              <w:widowControl w:val="0"/>
              <w:spacing w:line="240" w:lineRule="auto"/>
              <w:jc w:val="both"/>
              <w:rPr>
                <w:sz w:val="26"/>
                <w:szCs w:val="26"/>
              </w:rPr>
            </w:pPr>
            <w:r w:rsidDel="00000000" w:rsidR="00000000" w:rsidRPr="00000000">
              <w:rPr>
                <w:sz w:val="26"/>
                <w:szCs w:val="26"/>
                <w:rtl w:val="0"/>
              </w:rPr>
              <w:t xml:space="preserve">8, 13, 50</w:t>
            </w:r>
          </w:p>
        </w:tc>
        <w:tc>
          <w:tcPr/>
          <w:p w:rsidR="00000000" w:rsidDel="00000000" w:rsidP="00000000" w:rsidRDefault="00000000" w:rsidRPr="00000000" w14:paraId="00000244">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45">
            <w:pPr>
              <w:widowControl w:val="0"/>
              <w:spacing w:line="240" w:lineRule="auto"/>
              <w:jc w:val="both"/>
              <w:rPr>
                <w:sz w:val="26"/>
                <w:szCs w:val="26"/>
              </w:rPr>
            </w:pPr>
            <w:r w:rsidDel="00000000" w:rsidR="00000000" w:rsidRPr="00000000">
              <w:rPr>
                <w:sz w:val="26"/>
                <w:szCs w:val="26"/>
                <w:rtl w:val="0"/>
              </w:rPr>
              <w:t xml:space="preserve">50</w:t>
            </w:r>
          </w:p>
        </w:tc>
        <w:tc>
          <w:tcPr/>
          <w:p w:rsidR="00000000" w:rsidDel="00000000" w:rsidP="00000000" w:rsidRDefault="00000000" w:rsidRPr="00000000" w14:paraId="00000246">
            <w:pPr>
              <w:widowControl w:val="0"/>
              <w:spacing w:line="240" w:lineRule="auto"/>
              <w:jc w:val="both"/>
              <w:rPr>
                <w:sz w:val="26"/>
                <w:szCs w:val="26"/>
              </w:rPr>
            </w:pPr>
            <w:r w:rsidDel="00000000" w:rsidR="00000000" w:rsidRPr="00000000">
              <w:rPr>
                <w:sz w:val="26"/>
                <w:szCs w:val="26"/>
                <w:rtl w:val="0"/>
              </w:rPr>
              <w:t xml:space="preserve">Time spent metrix</w:t>
            </w:r>
          </w:p>
        </w:tc>
        <w:tc>
          <w:tcPr/>
          <w:p w:rsidR="00000000" w:rsidDel="00000000" w:rsidP="00000000" w:rsidRDefault="00000000" w:rsidRPr="00000000" w14:paraId="00000247">
            <w:pPr>
              <w:widowControl w:val="0"/>
              <w:spacing w:line="240" w:lineRule="auto"/>
              <w:jc w:val="both"/>
              <w:rPr>
                <w:sz w:val="26"/>
                <w:szCs w:val="26"/>
              </w:rPr>
            </w:pPr>
            <w:r w:rsidDel="00000000" w:rsidR="00000000" w:rsidRPr="00000000">
              <w:rPr>
                <w:sz w:val="26"/>
                <w:szCs w:val="26"/>
                <w:rtl w:val="0"/>
              </w:rPr>
              <w:t xml:space="preserve">8, 13, 44</w:t>
            </w:r>
          </w:p>
        </w:tc>
        <w:tc>
          <w:tcPr/>
          <w:p w:rsidR="00000000" w:rsidDel="00000000" w:rsidP="00000000" w:rsidRDefault="00000000" w:rsidRPr="00000000" w14:paraId="00000248">
            <w:pPr>
              <w:widowControl w:val="0"/>
              <w:spacing w:line="240" w:lineRule="auto"/>
              <w:jc w:val="both"/>
              <w:rPr>
                <w:sz w:val="26"/>
                <w:szCs w:val="26"/>
              </w:rPr>
            </w:pPr>
            <w:r w:rsidDel="00000000" w:rsidR="00000000" w:rsidRPr="00000000">
              <w:rPr>
                <w:sz w:val="26"/>
                <w:szCs w:val="26"/>
                <w:rtl w:val="0"/>
              </w:rPr>
              <w:t xml:space="preserve">P</w:t>
            </w:r>
          </w:p>
        </w:tc>
      </w:tr>
      <w:tr>
        <w:trPr>
          <w:cantSplit w:val="0"/>
          <w:trHeight w:val="540" w:hRule="atLeast"/>
          <w:tblHeader w:val="0"/>
        </w:trPr>
        <w:tc>
          <w:tcPr/>
          <w:p w:rsidR="00000000" w:rsidDel="00000000" w:rsidP="00000000" w:rsidRDefault="00000000" w:rsidRPr="00000000" w14:paraId="00000249">
            <w:pPr>
              <w:widowControl w:val="0"/>
              <w:spacing w:line="240" w:lineRule="auto"/>
              <w:jc w:val="both"/>
              <w:rPr>
                <w:sz w:val="26"/>
                <w:szCs w:val="26"/>
              </w:rPr>
            </w:pPr>
            <w:r w:rsidDel="00000000" w:rsidR="00000000" w:rsidRPr="00000000">
              <w:rPr>
                <w:sz w:val="26"/>
                <w:szCs w:val="26"/>
                <w:rtl w:val="0"/>
              </w:rPr>
              <w:t xml:space="preserve">51</w:t>
            </w:r>
          </w:p>
        </w:tc>
        <w:tc>
          <w:tcPr/>
          <w:p w:rsidR="00000000" w:rsidDel="00000000" w:rsidP="00000000" w:rsidRDefault="00000000" w:rsidRPr="00000000" w14:paraId="0000024A">
            <w:pPr>
              <w:widowControl w:val="0"/>
              <w:spacing w:line="240" w:lineRule="auto"/>
              <w:jc w:val="both"/>
              <w:rPr>
                <w:sz w:val="26"/>
                <w:szCs w:val="26"/>
              </w:rPr>
            </w:pPr>
            <w:r w:rsidDel="00000000" w:rsidR="00000000" w:rsidRPr="00000000">
              <w:rPr>
                <w:sz w:val="26"/>
                <w:szCs w:val="26"/>
                <w:rtl w:val="0"/>
              </w:rPr>
              <w:t xml:space="preserve">Category based stats</w:t>
            </w:r>
          </w:p>
        </w:tc>
        <w:tc>
          <w:tcPr/>
          <w:p w:rsidR="00000000" w:rsidDel="00000000" w:rsidP="00000000" w:rsidRDefault="00000000" w:rsidRPr="00000000" w14:paraId="0000024B">
            <w:pPr>
              <w:widowControl w:val="0"/>
              <w:spacing w:line="240" w:lineRule="auto"/>
              <w:jc w:val="both"/>
              <w:rPr>
                <w:sz w:val="26"/>
                <w:szCs w:val="26"/>
              </w:rPr>
            </w:pPr>
            <w:r w:rsidDel="00000000" w:rsidR="00000000" w:rsidRPr="00000000">
              <w:rPr>
                <w:sz w:val="26"/>
                <w:szCs w:val="26"/>
                <w:rtl w:val="0"/>
              </w:rPr>
              <w:t xml:space="preserve">19, 37</w:t>
            </w:r>
          </w:p>
        </w:tc>
        <w:tc>
          <w:tcPr/>
          <w:p w:rsidR="00000000" w:rsidDel="00000000" w:rsidP="00000000" w:rsidRDefault="00000000" w:rsidRPr="00000000" w14:paraId="0000024C">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540" w:hRule="atLeast"/>
          <w:tblHeader w:val="0"/>
        </w:trPr>
        <w:tc>
          <w:tcPr/>
          <w:p w:rsidR="00000000" w:rsidDel="00000000" w:rsidP="00000000" w:rsidRDefault="00000000" w:rsidRPr="00000000" w14:paraId="0000024D">
            <w:pPr>
              <w:widowControl w:val="0"/>
              <w:spacing w:line="240" w:lineRule="auto"/>
              <w:jc w:val="both"/>
              <w:rPr>
                <w:sz w:val="26"/>
                <w:szCs w:val="26"/>
              </w:rPr>
            </w:pPr>
            <w:r w:rsidDel="00000000" w:rsidR="00000000" w:rsidRPr="00000000">
              <w:rPr>
                <w:sz w:val="26"/>
                <w:szCs w:val="26"/>
                <w:rtl w:val="0"/>
              </w:rPr>
              <w:t xml:space="preserve">52</w:t>
            </w:r>
          </w:p>
        </w:tc>
        <w:tc>
          <w:tcPr/>
          <w:p w:rsidR="00000000" w:rsidDel="00000000" w:rsidP="00000000" w:rsidRDefault="00000000" w:rsidRPr="00000000" w14:paraId="0000024E">
            <w:pPr>
              <w:widowControl w:val="0"/>
              <w:spacing w:line="240" w:lineRule="auto"/>
              <w:jc w:val="both"/>
              <w:rPr>
                <w:sz w:val="26"/>
                <w:szCs w:val="26"/>
              </w:rPr>
            </w:pPr>
            <w:r w:rsidDel="00000000" w:rsidR="00000000" w:rsidRPr="00000000">
              <w:rPr>
                <w:sz w:val="26"/>
                <w:szCs w:val="26"/>
                <w:rtl w:val="0"/>
              </w:rPr>
              <w:t xml:space="preserve">Progress reports</w:t>
            </w:r>
          </w:p>
        </w:tc>
        <w:tc>
          <w:tcPr/>
          <w:p w:rsidR="00000000" w:rsidDel="00000000" w:rsidP="00000000" w:rsidRDefault="00000000" w:rsidRPr="00000000" w14:paraId="0000024F">
            <w:pPr>
              <w:widowControl w:val="0"/>
              <w:spacing w:line="240" w:lineRule="auto"/>
              <w:jc w:val="both"/>
              <w:rPr>
                <w:sz w:val="26"/>
                <w:szCs w:val="26"/>
              </w:rPr>
            </w:pPr>
            <w:r w:rsidDel="00000000" w:rsidR="00000000" w:rsidRPr="00000000">
              <w:rPr>
                <w:sz w:val="26"/>
                <w:szCs w:val="26"/>
                <w:rtl w:val="0"/>
              </w:rPr>
              <w:t xml:space="preserve">9, 33, 39</w:t>
            </w:r>
          </w:p>
        </w:tc>
        <w:tc>
          <w:tcPr/>
          <w:p w:rsidR="00000000" w:rsidDel="00000000" w:rsidP="00000000" w:rsidRDefault="00000000" w:rsidRPr="00000000" w14:paraId="00000250">
            <w:pPr>
              <w:widowControl w:val="0"/>
              <w:spacing w:line="240" w:lineRule="auto"/>
              <w:jc w:val="both"/>
              <w:rPr>
                <w:sz w:val="26"/>
                <w:szCs w:val="26"/>
              </w:rPr>
            </w:pPr>
            <w:r w:rsidDel="00000000" w:rsidR="00000000" w:rsidRPr="00000000">
              <w:rPr>
                <w:sz w:val="26"/>
                <w:szCs w:val="26"/>
                <w:rtl w:val="0"/>
              </w:rPr>
              <w:t xml:space="preserve">S</w:t>
            </w:r>
          </w:p>
        </w:tc>
      </w:tr>
      <w:tr>
        <w:trPr>
          <w:cantSplit w:val="0"/>
          <w:trHeight w:val="750" w:hRule="atLeast"/>
          <w:tblHeader w:val="0"/>
        </w:trPr>
        <w:tc>
          <w:tcPr/>
          <w:p w:rsidR="00000000" w:rsidDel="00000000" w:rsidP="00000000" w:rsidRDefault="00000000" w:rsidRPr="00000000" w14:paraId="00000251">
            <w:pPr>
              <w:widowControl w:val="0"/>
              <w:spacing w:line="240" w:lineRule="auto"/>
              <w:jc w:val="both"/>
              <w:rPr>
                <w:sz w:val="26"/>
                <w:szCs w:val="26"/>
              </w:rPr>
            </w:pPr>
            <w:r w:rsidDel="00000000" w:rsidR="00000000" w:rsidRPr="00000000">
              <w:rPr>
                <w:sz w:val="26"/>
                <w:szCs w:val="26"/>
                <w:rtl w:val="0"/>
              </w:rPr>
              <w:t xml:space="preserve">53</w:t>
            </w:r>
          </w:p>
        </w:tc>
        <w:tc>
          <w:tcPr/>
          <w:p w:rsidR="00000000" w:rsidDel="00000000" w:rsidP="00000000" w:rsidRDefault="00000000" w:rsidRPr="00000000" w14:paraId="00000252">
            <w:pPr>
              <w:widowControl w:val="0"/>
              <w:spacing w:line="240" w:lineRule="auto"/>
              <w:jc w:val="both"/>
              <w:rPr>
                <w:sz w:val="26"/>
                <w:szCs w:val="26"/>
              </w:rPr>
            </w:pPr>
            <w:r w:rsidDel="00000000" w:rsidR="00000000" w:rsidRPr="00000000">
              <w:rPr>
                <w:sz w:val="26"/>
                <w:szCs w:val="26"/>
                <w:rtl w:val="0"/>
              </w:rPr>
              <w:t xml:space="preserve">System Services</w:t>
            </w:r>
          </w:p>
        </w:tc>
        <w:tc>
          <w:tcPr/>
          <w:p w:rsidR="00000000" w:rsidDel="00000000" w:rsidP="00000000" w:rsidRDefault="00000000" w:rsidRPr="00000000" w14:paraId="00000253">
            <w:pPr>
              <w:widowControl w:val="0"/>
              <w:spacing w:line="240" w:lineRule="auto"/>
              <w:jc w:val="both"/>
              <w:rPr>
                <w:sz w:val="26"/>
                <w:szCs w:val="26"/>
              </w:rPr>
            </w:pPr>
            <w:r w:rsidDel="00000000" w:rsidR="00000000" w:rsidRPr="00000000">
              <w:rPr>
                <w:sz w:val="26"/>
                <w:szCs w:val="26"/>
                <w:rtl w:val="0"/>
              </w:rPr>
              <w:t xml:space="preserve">33, 42, 47</w:t>
            </w:r>
          </w:p>
        </w:tc>
        <w:tc>
          <w:tcPr/>
          <w:p w:rsidR="00000000" w:rsidDel="00000000" w:rsidP="00000000" w:rsidRDefault="00000000" w:rsidRPr="00000000" w14:paraId="00000254">
            <w:pPr>
              <w:widowControl w:val="0"/>
              <w:spacing w:line="240" w:lineRule="auto"/>
              <w:jc w:val="both"/>
              <w:rPr>
                <w:sz w:val="26"/>
                <w:szCs w:val="26"/>
              </w:rPr>
            </w:pPr>
            <w:r w:rsidDel="00000000" w:rsidR="00000000" w:rsidRPr="00000000">
              <w:rPr>
                <w:sz w:val="26"/>
                <w:szCs w:val="26"/>
                <w:rtl w:val="0"/>
              </w:rPr>
              <w:t xml:space="preserve">S</w:t>
            </w:r>
          </w:p>
        </w:tc>
      </w:tr>
    </w:tbl>
    <w:p w:rsidR="00000000" w:rsidDel="00000000" w:rsidP="00000000" w:rsidRDefault="00000000" w:rsidRPr="00000000" w14:paraId="00000255">
      <w:pPr>
        <w:spacing w:line="276" w:lineRule="auto"/>
        <w:jc w:val="both"/>
        <w:rPr>
          <w:sz w:val="26"/>
          <w:szCs w:val="26"/>
        </w:rPr>
      </w:pPr>
      <w:r w:rsidDel="00000000" w:rsidR="00000000" w:rsidRPr="00000000">
        <w:rPr>
          <w:rtl w:val="0"/>
        </w:rPr>
      </w:r>
    </w:p>
    <w:p w:rsidR="00000000" w:rsidDel="00000000" w:rsidP="00000000" w:rsidRDefault="00000000" w:rsidRPr="00000000" w14:paraId="00000256">
      <w:pPr>
        <w:spacing w:line="276" w:lineRule="auto"/>
        <w:jc w:val="both"/>
        <w:rPr>
          <w:sz w:val="26"/>
          <w:szCs w:val="26"/>
        </w:rPr>
      </w:pPr>
      <w:r w:rsidDel="00000000" w:rsidR="00000000" w:rsidRPr="00000000">
        <w:rPr>
          <w:rtl w:val="0"/>
        </w:rPr>
      </w:r>
    </w:p>
    <w:p w:rsidR="00000000" w:rsidDel="00000000" w:rsidP="00000000" w:rsidRDefault="00000000" w:rsidRPr="00000000" w14:paraId="00000257">
      <w:pPr>
        <w:pStyle w:val="Heading3"/>
        <w:keepNext w:val="0"/>
        <w:keepLines w:val="0"/>
        <w:spacing w:before="280" w:line="276" w:lineRule="auto"/>
        <w:jc w:val="both"/>
        <w:rPr>
          <w:b w:val="1"/>
          <w:color w:val="4a86e8"/>
        </w:rPr>
      </w:pPr>
      <w:bookmarkStart w:colFirst="0" w:colLast="0" w:name="_s7w8bn2mwj07" w:id="9"/>
      <w:bookmarkEnd w:id="9"/>
      <w:r w:rsidDel="00000000" w:rsidR="00000000" w:rsidRPr="00000000">
        <w:rPr>
          <w:rtl w:val="0"/>
        </w:rPr>
      </w:r>
    </w:p>
    <w:p w:rsidR="00000000" w:rsidDel="00000000" w:rsidP="00000000" w:rsidRDefault="00000000" w:rsidRPr="00000000" w14:paraId="00000258">
      <w:pPr>
        <w:pStyle w:val="Heading3"/>
        <w:keepNext w:val="0"/>
        <w:keepLines w:val="0"/>
        <w:spacing w:before="280" w:line="276" w:lineRule="auto"/>
        <w:jc w:val="both"/>
        <w:rPr>
          <w:b w:val="1"/>
          <w:color w:val="4a86e8"/>
        </w:rPr>
      </w:pPr>
      <w:bookmarkStart w:colFirst="0" w:colLast="0" w:name="_e73eyx80cty2" w:id="10"/>
      <w:bookmarkEnd w:id="10"/>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3"/>
        <w:keepNext w:val="0"/>
        <w:keepLines w:val="0"/>
        <w:spacing w:before="280" w:line="276" w:lineRule="auto"/>
        <w:jc w:val="both"/>
        <w:rPr>
          <w:b w:val="1"/>
          <w:color w:val="4a86e8"/>
        </w:rPr>
      </w:pPr>
      <w:bookmarkStart w:colFirst="0" w:colLast="0" w:name="_7pxxjnbx2zw" w:id="11"/>
      <w:bookmarkEnd w:id="11"/>
      <w:r w:rsidDel="00000000" w:rsidR="00000000" w:rsidRPr="00000000">
        <w:rPr>
          <w:b w:val="1"/>
          <w:color w:val="4a86e8"/>
          <w:rtl w:val="0"/>
        </w:rPr>
        <w:t xml:space="preserve">4.3.2 Collections Schema</w:t>
      </w:r>
    </w:p>
    <w:p w:rsidR="00000000" w:rsidDel="00000000" w:rsidP="00000000" w:rsidRDefault="00000000" w:rsidRPr="00000000" w14:paraId="0000025F">
      <w:pPr>
        <w:spacing w:after="240" w:before="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260">
      <w:pPr>
        <w:spacing w:after="240" w:before="240" w:line="276" w:lineRule="auto"/>
        <w:ind w:left="720" w:firstLine="0"/>
        <w:rPr>
          <w:b w:val="1"/>
          <w:sz w:val="28"/>
          <w:szCs w:val="28"/>
        </w:rPr>
      </w:pPr>
      <w:r w:rsidDel="00000000" w:rsidR="00000000" w:rsidRPr="00000000">
        <w:rPr>
          <w:b w:val="1"/>
          <w:sz w:val="28"/>
          <w:szCs w:val="28"/>
          <w:rtl w:val="0"/>
        </w:rPr>
        <w:t xml:space="preserve">User </w:t>
      </w:r>
    </w:p>
    <w:p w:rsidR="00000000" w:rsidDel="00000000" w:rsidP="00000000" w:rsidRDefault="00000000" w:rsidRPr="00000000" w14:paraId="00000261">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62">
      <w:pPr>
        <w:spacing w:after="240" w:before="240" w:line="276" w:lineRule="auto"/>
        <w:ind w:left="720" w:firstLine="0"/>
        <w:rPr>
          <w:sz w:val="28"/>
          <w:szCs w:val="28"/>
        </w:rPr>
      </w:pPr>
      <w:r w:rsidDel="00000000" w:rsidR="00000000" w:rsidRPr="00000000">
        <w:rPr>
          <w:sz w:val="28"/>
          <w:szCs w:val="28"/>
          <w:rtl w:val="0"/>
        </w:rPr>
        <w:t xml:space="preserve">  "userId": "ObjectId",</w:t>
      </w:r>
    </w:p>
    <w:p w:rsidR="00000000" w:rsidDel="00000000" w:rsidP="00000000" w:rsidRDefault="00000000" w:rsidRPr="00000000" w14:paraId="00000263">
      <w:pPr>
        <w:spacing w:after="240" w:before="240" w:line="276" w:lineRule="auto"/>
        <w:ind w:left="720" w:firstLine="0"/>
        <w:rPr>
          <w:sz w:val="28"/>
          <w:szCs w:val="28"/>
        </w:rPr>
      </w:pPr>
      <w:r w:rsidDel="00000000" w:rsidR="00000000" w:rsidRPr="00000000">
        <w:rPr>
          <w:sz w:val="28"/>
          <w:szCs w:val="28"/>
          <w:rtl w:val="0"/>
        </w:rPr>
        <w:t xml:space="preserve">  "userName": "String",</w:t>
      </w:r>
    </w:p>
    <w:p w:rsidR="00000000" w:rsidDel="00000000" w:rsidP="00000000" w:rsidRDefault="00000000" w:rsidRPr="00000000" w14:paraId="00000264">
      <w:pPr>
        <w:spacing w:after="240" w:before="240" w:line="276" w:lineRule="auto"/>
        <w:ind w:left="720" w:firstLine="0"/>
        <w:rPr>
          <w:sz w:val="28"/>
          <w:szCs w:val="28"/>
        </w:rPr>
      </w:pPr>
      <w:r w:rsidDel="00000000" w:rsidR="00000000" w:rsidRPr="00000000">
        <w:rPr>
          <w:sz w:val="28"/>
          <w:szCs w:val="28"/>
          <w:rtl w:val="0"/>
        </w:rPr>
        <w:t xml:space="preserve">  "userEmail": "String",</w:t>
      </w:r>
    </w:p>
    <w:p w:rsidR="00000000" w:rsidDel="00000000" w:rsidP="00000000" w:rsidRDefault="00000000" w:rsidRPr="00000000" w14:paraId="00000265">
      <w:pPr>
        <w:spacing w:after="240" w:before="240" w:line="276" w:lineRule="auto"/>
        <w:ind w:left="720" w:firstLine="0"/>
        <w:rPr>
          <w:sz w:val="28"/>
          <w:szCs w:val="28"/>
        </w:rPr>
      </w:pPr>
      <w:r w:rsidDel="00000000" w:rsidR="00000000" w:rsidRPr="00000000">
        <w:rPr>
          <w:sz w:val="28"/>
          <w:szCs w:val="28"/>
          <w:rtl w:val="0"/>
        </w:rPr>
        <w:t xml:space="preserve">  "password": "String",</w:t>
      </w:r>
    </w:p>
    <w:p w:rsidR="00000000" w:rsidDel="00000000" w:rsidP="00000000" w:rsidRDefault="00000000" w:rsidRPr="00000000" w14:paraId="00000266">
      <w:pPr>
        <w:spacing w:after="240" w:before="240" w:line="276" w:lineRule="auto"/>
        <w:ind w:left="720" w:firstLine="0"/>
        <w:rPr>
          <w:sz w:val="28"/>
          <w:szCs w:val="28"/>
        </w:rPr>
      </w:pPr>
      <w:r w:rsidDel="00000000" w:rsidR="00000000" w:rsidRPr="00000000">
        <w:rPr>
          <w:sz w:val="28"/>
          <w:szCs w:val="28"/>
          <w:rtl w:val="0"/>
        </w:rPr>
        <w:t xml:space="preserve">  "shortBioData": "String",</w:t>
      </w:r>
    </w:p>
    <w:p w:rsidR="00000000" w:rsidDel="00000000" w:rsidP="00000000" w:rsidRDefault="00000000" w:rsidRPr="00000000" w14:paraId="00000267">
      <w:pPr>
        <w:spacing w:after="240" w:before="240" w:line="276" w:lineRule="auto"/>
        <w:ind w:left="720" w:firstLine="0"/>
        <w:rPr>
          <w:sz w:val="28"/>
          <w:szCs w:val="28"/>
        </w:rPr>
      </w:pPr>
      <w:r w:rsidDel="00000000" w:rsidR="00000000" w:rsidRPr="00000000">
        <w:rPr>
          <w:sz w:val="28"/>
          <w:szCs w:val="28"/>
          <w:rtl w:val="0"/>
        </w:rPr>
        <w:t xml:space="preserve">  "role": "String",</w:t>
      </w:r>
    </w:p>
    <w:p w:rsidR="00000000" w:rsidDel="00000000" w:rsidP="00000000" w:rsidRDefault="00000000" w:rsidRPr="00000000" w14:paraId="00000268">
      <w:pPr>
        <w:spacing w:after="240" w:before="240" w:line="276" w:lineRule="auto"/>
        <w:ind w:left="720" w:firstLine="0"/>
        <w:rPr>
          <w:sz w:val="28"/>
          <w:szCs w:val="28"/>
        </w:rPr>
      </w:pPr>
      <w:r w:rsidDel="00000000" w:rsidR="00000000" w:rsidRPr="00000000">
        <w:rPr>
          <w:sz w:val="28"/>
          <w:szCs w:val="28"/>
          <w:rtl w:val="0"/>
        </w:rPr>
        <w:t xml:space="preserve">  "userStatus": "String"  "usersFollowing": ["String"]</w:t>
      </w:r>
    </w:p>
    <w:p w:rsidR="00000000" w:rsidDel="00000000" w:rsidP="00000000" w:rsidRDefault="00000000" w:rsidRPr="00000000" w14:paraId="00000269">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6A">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6B">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6C">
      <w:pPr>
        <w:spacing w:after="240" w:before="240" w:line="276" w:lineRule="auto"/>
        <w:ind w:left="0" w:firstLine="0"/>
        <w:rPr>
          <w:b w:val="1"/>
          <w:sz w:val="28"/>
          <w:szCs w:val="28"/>
        </w:rPr>
      </w:pPr>
      <w:r w:rsidDel="00000000" w:rsidR="00000000" w:rsidRPr="00000000">
        <w:rPr>
          <w:rtl w:val="0"/>
        </w:rPr>
      </w:r>
    </w:p>
    <w:p w:rsidR="00000000" w:rsidDel="00000000" w:rsidP="00000000" w:rsidRDefault="00000000" w:rsidRPr="00000000" w14:paraId="0000026D">
      <w:pPr>
        <w:spacing w:after="240" w:before="240" w:line="276" w:lineRule="auto"/>
        <w:ind w:left="720" w:firstLine="0"/>
        <w:rPr>
          <w:b w:val="1"/>
          <w:sz w:val="28"/>
          <w:szCs w:val="28"/>
        </w:rPr>
      </w:pPr>
      <w:r w:rsidDel="00000000" w:rsidR="00000000" w:rsidRPr="00000000">
        <w:rPr>
          <w:b w:val="1"/>
          <w:sz w:val="28"/>
          <w:szCs w:val="28"/>
          <w:rtl w:val="0"/>
        </w:rPr>
        <w:t xml:space="preserve">Task </w:t>
      </w:r>
    </w:p>
    <w:p w:rsidR="00000000" w:rsidDel="00000000" w:rsidP="00000000" w:rsidRDefault="00000000" w:rsidRPr="00000000" w14:paraId="0000026E">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6F">
      <w:pPr>
        <w:spacing w:after="240" w:before="240" w:line="276" w:lineRule="auto"/>
        <w:ind w:left="720" w:firstLine="0"/>
        <w:rPr>
          <w:sz w:val="28"/>
          <w:szCs w:val="28"/>
        </w:rPr>
      </w:pPr>
      <w:r w:rsidDel="00000000" w:rsidR="00000000" w:rsidRPr="00000000">
        <w:rPr>
          <w:sz w:val="28"/>
          <w:szCs w:val="28"/>
          <w:rtl w:val="0"/>
        </w:rPr>
        <w:t xml:space="preserve">  "taskId": "ObjectId",</w:t>
      </w:r>
    </w:p>
    <w:p w:rsidR="00000000" w:rsidDel="00000000" w:rsidP="00000000" w:rsidRDefault="00000000" w:rsidRPr="00000000" w14:paraId="00000270">
      <w:pPr>
        <w:spacing w:after="240" w:before="240" w:line="276" w:lineRule="auto"/>
        <w:ind w:left="720" w:firstLine="0"/>
        <w:rPr>
          <w:sz w:val="28"/>
          <w:szCs w:val="28"/>
        </w:rPr>
      </w:pPr>
      <w:r w:rsidDel="00000000" w:rsidR="00000000" w:rsidRPr="00000000">
        <w:rPr>
          <w:sz w:val="28"/>
          <w:szCs w:val="28"/>
          <w:rtl w:val="0"/>
        </w:rPr>
        <w:t xml:space="preserve">  "taskName": "String",</w:t>
      </w:r>
    </w:p>
    <w:p w:rsidR="00000000" w:rsidDel="00000000" w:rsidP="00000000" w:rsidRDefault="00000000" w:rsidRPr="00000000" w14:paraId="00000271">
      <w:pPr>
        <w:spacing w:after="240" w:before="240" w:line="276" w:lineRule="auto"/>
        <w:ind w:left="720" w:firstLine="0"/>
        <w:rPr>
          <w:sz w:val="28"/>
          <w:szCs w:val="28"/>
        </w:rPr>
      </w:pPr>
      <w:r w:rsidDel="00000000" w:rsidR="00000000" w:rsidRPr="00000000">
        <w:rPr>
          <w:sz w:val="28"/>
          <w:szCs w:val="28"/>
          <w:rtl w:val="0"/>
        </w:rPr>
        <w:t xml:space="preserve">  "taskCategory": "String",</w:t>
      </w:r>
    </w:p>
    <w:p w:rsidR="00000000" w:rsidDel="00000000" w:rsidP="00000000" w:rsidRDefault="00000000" w:rsidRPr="00000000" w14:paraId="00000272">
      <w:pPr>
        <w:spacing w:after="240" w:before="240" w:line="276" w:lineRule="auto"/>
        <w:ind w:left="720" w:firstLine="0"/>
        <w:rPr>
          <w:sz w:val="28"/>
          <w:szCs w:val="28"/>
        </w:rPr>
      </w:pPr>
      <w:r w:rsidDel="00000000" w:rsidR="00000000" w:rsidRPr="00000000">
        <w:rPr>
          <w:sz w:val="28"/>
          <w:szCs w:val="28"/>
          <w:rtl w:val="0"/>
        </w:rPr>
        <w:t xml:space="preserve">  "taskDescription": "String",</w:t>
      </w:r>
    </w:p>
    <w:p w:rsidR="00000000" w:rsidDel="00000000" w:rsidP="00000000" w:rsidRDefault="00000000" w:rsidRPr="00000000" w14:paraId="00000273">
      <w:pPr>
        <w:spacing w:after="240" w:before="240" w:line="276" w:lineRule="auto"/>
        <w:ind w:left="720" w:firstLine="0"/>
        <w:rPr>
          <w:sz w:val="28"/>
          <w:szCs w:val="28"/>
        </w:rPr>
      </w:pPr>
      <w:r w:rsidDel="00000000" w:rsidR="00000000" w:rsidRPr="00000000">
        <w:rPr>
          <w:sz w:val="28"/>
          <w:szCs w:val="28"/>
          <w:rtl w:val="0"/>
        </w:rPr>
        <w:t xml:space="preserve">  "taskPriority": "String",</w:t>
      </w:r>
    </w:p>
    <w:p w:rsidR="00000000" w:rsidDel="00000000" w:rsidP="00000000" w:rsidRDefault="00000000" w:rsidRPr="00000000" w14:paraId="00000274">
      <w:pPr>
        <w:spacing w:after="240" w:before="240" w:line="276" w:lineRule="auto"/>
        <w:ind w:left="720" w:firstLine="0"/>
        <w:rPr>
          <w:sz w:val="28"/>
          <w:szCs w:val="28"/>
        </w:rPr>
      </w:pPr>
      <w:r w:rsidDel="00000000" w:rsidR="00000000" w:rsidRPr="00000000">
        <w:rPr>
          <w:sz w:val="28"/>
          <w:szCs w:val="28"/>
          <w:rtl w:val="0"/>
        </w:rPr>
        <w:t xml:space="preserve">  "taskVisibilityStatus": "String",</w:t>
      </w:r>
    </w:p>
    <w:p w:rsidR="00000000" w:rsidDel="00000000" w:rsidP="00000000" w:rsidRDefault="00000000" w:rsidRPr="00000000" w14:paraId="00000275">
      <w:pPr>
        <w:spacing w:after="240" w:before="240" w:line="276" w:lineRule="auto"/>
        <w:ind w:left="720" w:firstLine="0"/>
        <w:rPr>
          <w:sz w:val="28"/>
          <w:szCs w:val="28"/>
        </w:rPr>
      </w:pPr>
      <w:r w:rsidDel="00000000" w:rsidR="00000000" w:rsidRPr="00000000">
        <w:rPr>
          <w:sz w:val="28"/>
          <w:szCs w:val="28"/>
          <w:rtl w:val="0"/>
        </w:rPr>
        <w:t xml:space="preserve">  "taskCreationDate": "Date",</w:t>
      </w:r>
    </w:p>
    <w:p w:rsidR="00000000" w:rsidDel="00000000" w:rsidP="00000000" w:rsidRDefault="00000000" w:rsidRPr="00000000" w14:paraId="00000276">
      <w:pPr>
        <w:spacing w:after="240" w:before="240" w:line="276" w:lineRule="auto"/>
        <w:ind w:left="720" w:firstLine="0"/>
        <w:rPr>
          <w:sz w:val="28"/>
          <w:szCs w:val="28"/>
        </w:rPr>
      </w:pPr>
      <w:r w:rsidDel="00000000" w:rsidR="00000000" w:rsidRPr="00000000">
        <w:rPr>
          <w:sz w:val="28"/>
          <w:szCs w:val="28"/>
          <w:rtl w:val="0"/>
        </w:rPr>
        <w:t xml:space="preserve">  "taskDeadline": "Date",</w:t>
      </w:r>
    </w:p>
    <w:p w:rsidR="00000000" w:rsidDel="00000000" w:rsidP="00000000" w:rsidRDefault="00000000" w:rsidRPr="00000000" w14:paraId="00000277">
      <w:pPr>
        <w:spacing w:after="240" w:before="240" w:line="276" w:lineRule="auto"/>
        <w:ind w:left="720" w:firstLine="0"/>
        <w:rPr>
          <w:sz w:val="28"/>
          <w:szCs w:val="28"/>
        </w:rPr>
      </w:pPr>
      <w:r w:rsidDel="00000000" w:rsidR="00000000" w:rsidRPr="00000000">
        <w:rPr>
          <w:sz w:val="28"/>
          <w:szCs w:val="28"/>
          <w:rtl w:val="0"/>
        </w:rPr>
        <w:t xml:space="preserve">  "taskOwner": "String",</w:t>
      </w:r>
    </w:p>
    <w:p w:rsidR="00000000" w:rsidDel="00000000" w:rsidP="00000000" w:rsidRDefault="00000000" w:rsidRPr="00000000" w14:paraId="00000278">
      <w:pPr>
        <w:spacing w:after="240" w:before="240" w:line="276" w:lineRule="auto"/>
        <w:ind w:left="720" w:firstLine="0"/>
        <w:rPr>
          <w:sz w:val="28"/>
          <w:szCs w:val="28"/>
        </w:rPr>
      </w:pPr>
      <w:r w:rsidDel="00000000" w:rsidR="00000000" w:rsidRPr="00000000">
        <w:rPr>
          <w:sz w:val="28"/>
          <w:szCs w:val="28"/>
          <w:rtl w:val="0"/>
        </w:rPr>
        <w:t xml:space="preserve">  "taskGoal": "String",</w:t>
      </w:r>
    </w:p>
    <w:p w:rsidR="00000000" w:rsidDel="00000000" w:rsidP="00000000" w:rsidRDefault="00000000" w:rsidRPr="00000000" w14:paraId="00000279">
      <w:pPr>
        <w:spacing w:after="240" w:before="240" w:line="276" w:lineRule="auto"/>
        <w:ind w:left="720" w:firstLine="0"/>
        <w:rPr>
          <w:sz w:val="28"/>
          <w:szCs w:val="28"/>
        </w:rPr>
      </w:pPr>
      <w:r w:rsidDel="00000000" w:rsidR="00000000" w:rsidRPr="00000000">
        <w:rPr>
          <w:sz w:val="28"/>
          <w:szCs w:val="28"/>
          <w:rtl w:val="0"/>
        </w:rPr>
        <w:t xml:space="preserve">  "taskParticipants": ["String"],</w:t>
      </w:r>
    </w:p>
    <w:p w:rsidR="00000000" w:rsidDel="00000000" w:rsidP="00000000" w:rsidRDefault="00000000" w:rsidRPr="00000000" w14:paraId="0000027A">
      <w:pPr>
        <w:spacing w:after="240" w:before="240" w:line="276" w:lineRule="auto"/>
        <w:ind w:left="720" w:firstLine="0"/>
        <w:rPr>
          <w:sz w:val="28"/>
          <w:szCs w:val="28"/>
        </w:rPr>
      </w:pPr>
      <w:r w:rsidDel="00000000" w:rsidR="00000000" w:rsidRPr="00000000">
        <w:rPr>
          <w:sz w:val="28"/>
          <w:szCs w:val="28"/>
          <w:rtl w:val="0"/>
        </w:rPr>
        <w:t xml:space="preserve">  "invitedMembers": ["String"],</w:t>
      </w:r>
    </w:p>
    <w:p w:rsidR="00000000" w:rsidDel="00000000" w:rsidP="00000000" w:rsidRDefault="00000000" w:rsidRPr="00000000" w14:paraId="0000027B">
      <w:pPr>
        <w:spacing w:after="240" w:before="240" w:line="276" w:lineRule="auto"/>
        <w:ind w:left="720" w:firstLine="0"/>
        <w:rPr>
          <w:sz w:val="28"/>
          <w:szCs w:val="28"/>
        </w:rPr>
      </w:pPr>
      <w:r w:rsidDel="00000000" w:rsidR="00000000" w:rsidRPr="00000000">
        <w:rPr>
          <w:sz w:val="28"/>
          <w:szCs w:val="28"/>
          <w:rtl w:val="0"/>
        </w:rPr>
        <w:t xml:space="preserve">  "taskComments": [</w:t>
      </w:r>
    </w:p>
    <w:p w:rsidR="00000000" w:rsidDel="00000000" w:rsidP="00000000" w:rsidRDefault="00000000" w:rsidRPr="00000000" w14:paraId="0000027C">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7D">
      <w:pPr>
        <w:spacing w:after="240" w:before="240" w:line="276" w:lineRule="auto"/>
        <w:ind w:left="720" w:firstLine="0"/>
        <w:rPr>
          <w:sz w:val="28"/>
          <w:szCs w:val="28"/>
        </w:rPr>
      </w:pPr>
      <w:r w:rsidDel="00000000" w:rsidR="00000000" w:rsidRPr="00000000">
        <w:rPr>
          <w:sz w:val="28"/>
          <w:szCs w:val="28"/>
          <w:rtl w:val="0"/>
        </w:rPr>
        <w:t xml:space="preserve">      "timestamp": "Date",</w:t>
      </w:r>
    </w:p>
    <w:p w:rsidR="00000000" w:rsidDel="00000000" w:rsidP="00000000" w:rsidRDefault="00000000" w:rsidRPr="00000000" w14:paraId="0000027E">
      <w:pPr>
        <w:spacing w:after="240" w:before="240" w:line="276" w:lineRule="auto"/>
        <w:ind w:left="720" w:firstLine="0"/>
        <w:rPr>
          <w:sz w:val="28"/>
          <w:szCs w:val="28"/>
        </w:rPr>
      </w:pPr>
      <w:r w:rsidDel="00000000" w:rsidR="00000000" w:rsidRPr="00000000">
        <w:rPr>
          <w:sz w:val="28"/>
          <w:szCs w:val="28"/>
          <w:rtl w:val="0"/>
        </w:rPr>
        <w:t xml:space="preserve">      "userName": "String",</w:t>
      </w:r>
    </w:p>
    <w:p w:rsidR="00000000" w:rsidDel="00000000" w:rsidP="00000000" w:rsidRDefault="00000000" w:rsidRPr="00000000" w14:paraId="0000027F">
      <w:pPr>
        <w:spacing w:after="240" w:before="240" w:line="276" w:lineRule="auto"/>
        <w:ind w:left="720" w:firstLine="0"/>
        <w:rPr>
          <w:sz w:val="28"/>
          <w:szCs w:val="28"/>
        </w:rPr>
      </w:pPr>
      <w:r w:rsidDel="00000000" w:rsidR="00000000" w:rsidRPr="00000000">
        <w:rPr>
          <w:sz w:val="28"/>
          <w:szCs w:val="28"/>
          <w:rtl w:val="0"/>
        </w:rPr>
        <w:t xml:space="preserve">      "commentText": "String"</w:t>
      </w:r>
    </w:p>
    <w:p w:rsidR="00000000" w:rsidDel="00000000" w:rsidP="00000000" w:rsidRDefault="00000000" w:rsidRPr="00000000" w14:paraId="00000280">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81">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82">
      <w:pPr>
        <w:spacing w:after="240" w:before="240" w:line="276" w:lineRule="auto"/>
        <w:ind w:left="720" w:firstLine="0"/>
        <w:rPr>
          <w:sz w:val="28"/>
          <w:szCs w:val="28"/>
        </w:rPr>
      </w:pPr>
      <w:r w:rsidDel="00000000" w:rsidR="00000000" w:rsidRPr="00000000">
        <w:rPr>
          <w:sz w:val="28"/>
          <w:szCs w:val="28"/>
          <w:rtl w:val="0"/>
        </w:rPr>
        <w:t xml:space="preserve">  "taskNotes": {</w:t>
      </w:r>
    </w:p>
    <w:p w:rsidR="00000000" w:rsidDel="00000000" w:rsidP="00000000" w:rsidRDefault="00000000" w:rsidRPr="00000000" w14:paraId="00000283">
      <w:pPr>
        <w:spacing w:after="240" w:before="240" w:line="276" w:lineRule="auto"/>
        <w:ind w:left="720" w:firstLine="0"/>
        <w:rPr>
          <w:sz w:val="28"/>
          <w:szCs w:val="28"/>
        </w:rPr>
      </w:pPr>
      <w:r w:rsidDel="00000000" w:rsidR="00000000" w:rsidRPr="00000000">
        <w:rPr>
          <w:sz w:val="28"/>
          <w:szCs w:val="28"/>
          <w:rtl w:val="0"/>
        </w:rPr>
        <w:t xml:space="preserve">    "String": [</w:t>
      </w:r>
    </w:p>
    <w:p w:rsidR="00000000" w:rsidDel="00000000" w:rsidP="00000000" w:rsidRDefault="00000000" w:rsidRPr="00000000" w14:paraId="00000284">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85">
      <w:pPr>
        <w:spacing w:after="240" w:before="240" w:line="276" w:lineRule="auto"/>
        <w:ind w:left="720" w:firstLine="0"/>
        <w:rPr>
          <w:sz w:val="28"/>
          <w:szCs w:val="28"/>
        </w:rPr>
      </w:pPr>
      <w:r w:rsidDel="00000000" w:rsidR="00000000" w:rsidRPr="00000000">
        <w:rPr>
          <w:sz w:val="28"/>
          <w:szCs w:val="28"/>
          <w:rtl w:val="0"/>
        </w:rPr>
        <w:t xml:space="preserve">        "timestamp": "Date",</w:t>
      </w:r>
    </w:p>
    <w:p w:rsidR="00000000" w:rsidDel="00000000" w:rsidP="00000000" w:rsidRDefault="00000000" w:rsidRPr="00000000" w14:paraId="00000286">
      <w:pPr>
        <w:spacing w:after="240" w:before="240" w:line="276" w:lineRule="auto"/>
        <w:ind w:left="720" w:firstLine="0"/>
        <w:rPr>
          <w:sz w:val="28"/>
          <w:szCs w:val="28"/>
        </w:rPr>
      </w:pPr>
      <w:r w:rsidDel="00000000" w:rsidR="00000000" w:rsidRPr="00000000">
        <w:rPr>
          <w:sz w:val="28"/>
          <w:szCs w:val="28"/>
          <w:rtl w:val="0"/>
        </w:rPr>
        <w:t xml:space="preserve">        "noteText": "String"</w:t>
      </w:r>
    </w:p>
    <w:p w:rsidR="00000000" w:rsidDel="00000000" w:rsidP="00000000" w:rsidRDefault="00000000" w:rsidRPr="00000000" w14:paraId="00000287">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88">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89">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8A">
      <w:pPr>
        <w:spacing w:after="240" w:before="240" w:line="276" w:lineRule="auto"/>
        <w:ind w:left="720" w:firstLine="0"/>
        <w:rPr>
          <w:sz w:val="28"/>
          <w:szCs w:val="28"/>
        </w:rPr>
      </w:pPr>
      <w:r w:rsidDel="00000000" w:rsidR="00000000" w:rsidRPr="00000000">
        <w:rPr>
          <w:sz w:val="28"/>
          <w:szCs w:val="28"/>
          <w:rtl w:val="0"/>
        </w:rPr>
        <w:t xml:space="preserve">  "taskCurrentProgress": "Integer",</w:t>
      </w:r>
    </w:p>
    <w:p w:rsidR="00000000" w:rsidDel="00000000" w:rsidP="00000000" w:rsidRDefault="00000000" w:rsidRPr="00000000" w14:paraId="0000028B">
      <w:pPr>
        <w:spacing w:after="240" w:before="240" w:line="276" w:lineRule="auto"/>
        <w:ind w:left="720" w:firstLine="0"/>
        <w:rPr>
          <w:sz w:val="28"/>
          <w:szCs w:val="28"/>
        </w:rPr>
      </w:pPr>
      <w:r w:rsidDel="00000000" w:rsidR="00000000" w:rsidRPr="00000000">
        <w:rPr>
          <w:sz w:val="28"/>
          <w:szCs w:val="28"/>
          <w:rtl w:val="0"/>
        </w:rPr>
        <w:t xml:space="preserve">  "taskModificationHistory": [</w:t>
      </w:r>
    </w:p>
    <w:p w:rsidR="00000000" w:rsidDel="00000000" w:rsidP="00000000" w:rsidRDefault="00000000" w:rsidRPr="00000000" w14:paraId="0000028C">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8D">
      <w:pPr>
        <w:spacing w:after="240" w:before="240" w:line="276" w:lineRule="auto"/>
        <w:ind w:left="720" w:firstLine="0"/>
        <w:rPr>
          <w:sz w:val="28"/>
          <w:szCs w:val="28"/>
        </w:rPr>
      </w:pPr>
      <w:r w:rsidDel="00000000" w:rsidR="00000000" w:rsidRPr="00000000">
        <w:rPr>
          <w:sz w:val="28"/>
          <w:szCs w:val="28"/>
          <w:rtl w:val="0"/>
        </w:rPr>
        <w:t xml:space="preserve">      "timestamp": "Date",</w:t>
      </w:r>
    </w:p>
    <w:p w:rsidR="00000000" w:rsidDel="00000000" w:rsidP="00000000" w:rsidRDefault="00000000" w:rsidRPr="00000000" w14:paraId="0000028E">
      <w:pPr>
        <w:spacing w:after="240" w:before="240" w:line="276" w:lineRule="auto"/>
        <w:ind w:left="720" w:firstLine="0"/>
        <w:rPr>
          <w:sz w:val="28"/>
          <w:szCs w:val="28"/>
        </w:rPr>
      </w:pPr>
      <w:r w:rsidDel="00000000" w:rsidR="00000000" w:rsidRPr="00000000">
        <w:rPr>
          <w:sz w:val="28"/>
          <w:szCs w:val="28"/>
          <w:rtl w:val="0"/>
        </w:rPr>
        <w:t xml:space="preserve">      "fieldName": "String",</w:t>
      </w:r>
    </w:p>
    <w:p w:rsidR="00000000" w:rsidDel="00000000" w:rsidP="00000000" w:rsidRDefault="00000000" w:rsidRPr="00000000" w14:paraId="0000028F">
      <w:pPr>
        <w:spacing w:after="240" w:before="240" w:line="276" w:lineRule="auto"/>
        <w:ind w:left="720" w:firstLine="0"/>
        <w:rPr>
          <w:sz w:val="28"/>
          <w:szCs w:val="28"/>
        </w:rPr>
      </w:pPr>
      <w:r w:rsidDel="00000000" w:rsidR="00000000" w:rsidRPr="00000000">
        <w:rPr>
          <w:sz w:val="28"/>
          <w:szCs w:val="28"/>
          <w:rtl w:val="0"/>
        </w:rPr>
        <w:t xml:space="preserve">      "updatedBy": "String",</w:t>
      </w:r>
    </w:p>
    <w:p w:rsidR="00000000" w:rsidDel="00000000" w:rsidP="00000000" w:rsidRDefault="00000000" w:rsidRPr="00000000" w14:paraId="00000290">
      <w:pPr>
        <w:spacing w:after="240" w:before="240" w:line="276" w:lineRule="auto"/>
        <w:ind w:left="720" w:firstLine="0"/>
        <w:rPr>
          <w:sz w:val="28"/>
          <w:szCs w:val="28"/>
        </w:rPr>
      </w:pPr>
      <w:r w:rsidDel="00000000" w:rsidR="00000000" w:rsidRPr="00000000">
        <w:rPr>
          <w:sz w:val="28"/>
          <w:szCs w:val="28"/>
          <w:rtl w:val="0"/>
        </w:rPr>
        <w:t xml:space="preserve">      "previousValue": "Object",</w:t>
      </w:r>
    </w:p>
    <w:p w:rsidR="00000000" w:rsidDel="00000000" w:rsidP="00000000" w:rsidRDefault="00000000" w:rsidRPr="00000000" w14:paraId="00000291">
      <w:pPr>
        <w:spacing w:after="240" w:before="240" w:line="276" w:lineRule="auto"/>
        <w:ind w:left="720" w:firstLine="0"/>
        <w:rPr>
          <w:sz w:val="28"/>
          <w:szCs w:val="28"/>
        </w:rPr>
      </w:pPr>
      <w:r w:rsidDel="00000000" w:rsidR="00000000" w:rsidRPr="00000000">
        <w:rPr>
          <w:sz w:val="28"/>
          <w:szCs w:val="28"/>
          <w:rtl w:val="0"/>
        </w:rPr>
        <w:t xml:space="preserve">      "newValue": "Object"</w:t>
      </w:r>
    </w:p>
    <w:p w:rsidR="00000000" w:rsidDel="00000000" w:rsidP="00000000" w:rsidRDefault="00000000" w:rsidRPr="00000000" w14:paraId="00000292">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93">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94">
      <w:pPr>
        <w:spacing w:after="240" w:before="240" w:line="276" w:lineRule="auto"/>
        <w:ind w:left="720" w:firstLine="0"/>
        <w:rPr>
          <w:sz w:val="28"/>
          <w:szCs w:val="28"/>
        </w:rPr>
      </w:pPr>
      <w:r w:rsidDel="00000000" w:rsidR="00000000" w:rsidRPr="00000000">
        <w:rPr>
          <w:sz w:val="28"/>
          <w:szCs w:val="28"/>
          <w:rtl w:val="0"/>
        </w:rPr>
        <w:t xml:space="preserve">  "taskTodos": [</w:t>
      </w:r>
    </w:p>
    <w:p w:rsidR="00000000" w:rsidDel="00000000" w:rsidP="00000000" w:rsidRDefault="00000000" w:rsidRPr="00000000" w14:paraId="00000295">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96">
      <w:pPr>
        <w:spacing w:after="240" w:before="240" w:line="276" w:lineRule="auto"/>
        <w:ind w:left="720" w:firstLine="0"/>
        <w:rPr>
          <w:sz w:val="28"/>
          <w:szCs w:val="28"/>
        </w:rPr>
      </w:pPr>
      <w:r w:rsidDel="00000000" w:rsidR="00000000" w:rsidRPr="00000000">
        <w:rPr>
          <w:sz w:val="28"/>
          <w:szCs w:val="28"/>
          <w:rtl w:val="0"/>
        </w:rPr>
        <w:t xml:space="preserve">      "timestamp": "Date",</w:t>
      </w:r>
    </w:p>
    <w:p w:rsidR="00000000" w:rsidDel="00000000" w:rsidP="00000000" w:rsidRDefault="00000000" w:rsidRPr="00000000" w14:paraId="00000297">
      <w:pPr>
        <w:spacing w:after="240" w:before="240" w:line="276" w:lineRule="auto"/>
        <w:ind w:left="720" w:firstLine="0"/>
        <w:rPr>
          <w:sz w:val="28"/>
          <w:szCs w:val="28"/>
        </w:rPr>
      </w:pPr>
      <w:r w:rsidDel="00000000" w:rsidR="00000000" w:rsidRPr="00000000">
        <w:rPr>
          <w:sz w:val="28"/>
          <w:szCs w:val="28"/>
          <w:rtl w:val="0"/>
        </w:rPr>
        <w:t xml:space="preserve">      "description": "String",</w:t>
      </w:r>
    </w:p>
    <w:p w:rsidR="00000000" w:rsidDel="00000000" w:rsidP="00000000" w:rsidRDefault="00000000" w:rsidRPr="00000000" w14:paraId="00000298">
      <w:pPr>
        <w:spacing w:after="240" w:before="240" w:line="276" w:lineRule="auto"/>
        <w:ind w:left="720" w:firstLine="0"/>
        <w:rPr>
          <w:sz w:val="28"/>
          <w:szCs w:val="28"/>
        </w:rPr>
      </w:pPr>
      <w:r w:rsidDel="00000000" w:rsidR="00000000" w:rsidRPr="00000000">
        <w:rPr>
          <w:sz w:val="28"/>
          <w:szCs w:val="28"/>
          <w:rtl w:val="0"/>
        </w:rPr>
        <w:t xml:space="preserve">      "status": "String"</w:t>
      </w:r>
    </w:p>
    <w:p w:rsidR="00000000" w:rsidDel="00000000" w:rsidP="00000000" w:rsidRDefault="00000000" w:rsidRPr="00000000" w14:paraId="00000299">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9A">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9B">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9C">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9D">
      <w:pPr>
        <w:spacing w:after="240" w:before="240" w:line="276" w:lineRule="auto"/>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Progress Report</w:t>
      </w:r>
    </w:p>
    <w:p w:rsidR="00000000" w:rsidDel="00000000" w:rsidP="00000000" w:rsidRDefault="00000000" w:rsidRPr="00000000" w14:paraId="0000029E">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9F">
      <w:pPr>
        <w:spacing w:after="240" w:before="240" w:line="276" w:lineRule="auto"/>
        <w:ind w:left="720" w:firstLine="0"/>
        <w:rPr>
          <w:sz w:val="28"/>
          <w:szCs w:val="28"/>
        </w:rPr>
      </w:pPr>
      <w:r w:rsidDel="00000000" w:rsidR="00000000" w:rsidRPr="00000000">
        <w:rPr>
          <w:sz w:val="28"/>
          <w:szCs w:val="28"/>
          <w:rtl w:val="0"/>
        </w:rPr>
        <w:t xml:space="preserve">  "progressReportId": "ObjectId",</w:t>
      </w:r>
    </w:p>
    <w:p w:rsidR="00000000" w:rsidDel="00000000" w:rsidP="00000000" w:rsidRDefault="00000000" w:rsidRPr="00000000" w14:paraId="000002A0">
      <w:pPr>
        <w:spacing w:after="240" w:before="240" w:line="276" w:lineRule="auto"/>
        <w:ind w:left="720" w:firstLine="0"/>
        <w:rPr>
          <w:sz w:val="28"/>
          <w:szCs w:val="28"/>
        </w:rPr>
      </w:pPr>
      <w:r w:rsidDel="00000000" w:rsidR="00000000" w:rsidRPr="00000000">
        <w:rPr>
          <w:sz w:val="28"/>
          <w:szCs w:val="28"/>
          <w:rtl w:val="0"/>
        </w:rPr>
        <w:t xml:space="preserve">  "userName": "String",</w:t>
      </w:r>
    </w:p>
    <w:p w:rsidR="00000000" w:rsidDel="00000000" w:rsidP="00000000" w:rsidRDefault="00000000" w:rsidRPr="00000000" w14:paraId="000002A1">
      <w:pPr>
        <w:spacing w:after="240" w:before="240" w:line="276" w:lineRule="auto"/>
        <w:ind w:left="720" w:firstLine="0"/>
        <w:rPr>
          <w:sz w:val="28"/>
          <w:szCs w:val="28"/>
        </w:rPr>
      </w:pPr>
      <w:r w:rsidDel="00000000" w:rsidR="00000000" w:rsidRPr="00000000">
        <w:rPr>
          <w:sz w:val="28"/>
          <w:szCs w:val="28"/>
          <w:rtl w:val="0"/>
        </w:rPr>
        <w:t xml:space="preserve">  "taskStatuses": [</w:t>
      </w:r>
    </w:p>
    <w:p w:rsidR="00000000" w:rsidDel="00000000" w:rsidP="00000000" w:rsidRDefault="00000000" w:rsidRPr="00000000" w14:paraId="000002A2">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A3">
      <w:pPr>
        <w:spacing w:after="240" w:before="240" w:line="276" w:lineRule="auto"/>
        <w:ind w:left="720" w:firstLine="0"/>
        <w:rPr>
          <w:sz w:val="28"/>
          <w:szCs w:val="28"/>
        </w:rPr>
      </w:pPr>
      <w:r w:rsidDel="00000000" w:rsidR="00000000" w:rsidRPr="00000000">
        <w:rPr>
          <w:sz w:val="28"/>
          <w:szCs w:val="28"/>
          <w:rtl w:val="0"/>
        </w:rPr>
        <w:t xml:space="preserve">      "taskName": "String",</w:t>
      </w:r>
    </w:p>
    <w:p w:rsidR="00000000" w:rsidDel="00000000" w:rsidP="00000000" w:rsidRDefault="00000000" w:rsidRPr="00000000" w14:paraId="000002A4">
      <w:pPr>
        <w:spacing w:after="240" w:before="240" w:line="276" w:lineRule="auto"/>
        <w:ind w:left="720" w:firstLine="0"/>
        <w:rPr>
          <w:sz w:val="28"/>
          <w:szCs w:val="28"/>
        </w:rPr>
      </w:pPr>
      <w:r w:rsidDel="00000000" w:rsidR="00000000" w:rsidRPr="00000000">
        <w:rPr>
          <w:sz w:val="28"/>
          <w:szCs w:val="28"/>
          <w:rtl w:val="0"/>
        </w:rPr>
        <w:t xml:space="preserve">      "taskOwner": "String",</w:t>
      </w:r>
    </w:p>
    <w:p w:rsidR="00000000" w:rsidDel="00000000" w:rsidP="00000000" w:rsidRDefault="00000000" w:rsidRPr="00000000" w14:paraId="000002A5">
      <w:pPr>
        <w:spacing w:after="240" w:before="240" w:line="276" w:lineRule="auto"/>
        <w:ind w:left="720" w:firstLine="0"/>
        <w:rPr>
          <w:sz w:val="28"/>
          <w:szCs w:val="28"/>
        </w:rPr>
      </w:pPr>
      <w:r w:rsidDel="00000000" w:rsidR="00000000" w:rsidRPr="00000000">
        <w:rPr>
          <w:sz w:val="28"/>
          <w:szCs w:val="28"/>
          <w:rtl w:val="0"/>
        </w:rPr>
        <w:t xml:space="preserve">      "taskPriority": "String",</w:t>
      </w:r>
    </w:p>
    <w:p w:rsidR="00000000" w:rsidDel="00000000" w:rsidP="00000000" w:rsidRDefault="00000000" w:rsidRPr="00000000" w14:paraId="000002A6">
      <w:pPr>
        <w:spacing w:after="240" w:before="240" w:line="276" w:lineRule="auto"/>
        <w:ind w:left="720" w:firstLine="0"/>
        <w:rPr>
          <w:sz w:val="28"/>
          <w:szCs w:val="28"/>
        </w:rPr>
      </w:pPr>
      <w:r w:rsidDel="00000000" w:rsidR="00000000" w:rsidRPr="00000000">
        <w:rPr>
          <w:sz w:val="28"/>
          <w:szCs w:val="28"/>
          <w:rtl w:val="0"/>
        </w:rPr>
        <w:t xml:space="preserve">      "tasksCurrentProgress": "Integer",</w:t>
      </w:r>
    </w:p>
    <w:p w:rsidR="00000000" w:rsidDel="00000000" w:rsidP="00000000" w:rsidRDefault="00000000" w:rsidRPr="00000000" w14:paraId="000002A7">
      <w:pPr>
        <w:spacing w:after="240" w:before="240" w:line="276" w:lineRule="auto"/>
        <w:ind w:left="720" w:firstLine="0"/>
        <w:rPr>
          <w:sz w:val="28"/>
          <w:szCs w:val="28"/>
        </w:rPr>
      </w:pPr>
      <w:r w:rsidDel="00000000" w:rsidR="00000000" w:rsidRPr="00000000">
        <w:rPr>
          <w:sz w:val="28"/>
          <w:szCs w:val="28"/>
          <w:rtl w:val="0"/>
        </w:rPr>
        <w:t xml:space="preserve">      "taskCreationDate": "Date",</w:t>
      </w:r>
    </w:p>
    <w:p w:rsidR="00000000" w:rsidDel="00000000" w:rsidP="00000000" w:rsidRDefault="00000000" w:rsidRPr="00000000" w14:paraId="000002A8">
      <w:pPr>
        <w:spacing w:after="240" w:before="240" w:line="276" w:lineRule="auto"/>
        <w:ind w:left="720" w:firstLine="0"/>
        <w:rPr>
          <w:sz w:val="28"/>
          <w:szCs w:val="28"/>
        </w:rPr>
      </w:pPr>
      <w:r w:rsidDel="00000000" w:rsidR="00000000" w:rsidRPr="00000000">
        <w:rPr>
          <w:sz w:val="28"/>
          <w:szCs w:val="28"/>
          <w:rtl w:val="0"/>
        </w:rPr>
        <w:t xml:space="preserve">      "taskDeadline": "Date",</w:t>
      </w:r>
    </w:p>
    <w:p w:rsidR="00000000" w:rsidDel="00000000" w:rsidP="00000000" w:rsidRDefault="00000000" w:rsidRPr="00000000" w14:paraId="000002A9">
      <w:pPr>
        <w:spacing w:after="240" w:before="240" w:line="276" w:lineRule="auto"/>
        <w:ind w:left="720" w:firstLine="0"/>
        <w:rPr>
          <w:sz w:val="28"/>
          <w:szCs w:val="28"/>
        </w:rPr>
      </w:pPr>
      <w:r w:rsidDel="00000000" w:rsidR="00000000" w:rsidRPr="00000000">
        <w:rPr>
          <w:sz w:val="28"/>
          <w:szCs w:val="28"/>
          <w:rtl w:val="0"/>
        </w:rPr>
        <w:t xml:space="preserve">      "isDeadlineCrossed": "Boolean"</w:t>
      </w:r>
    </w:p>
    <w:p w:rsidR="00000000" w:rsidDel="00000000" w:rsidP="00000000" w:rsidRDefault="00000000" w:rsidRPr="00000000" w14:paraId="000002AA">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AB">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AC">
      <w:pPr>
        <w:spacing w:after="240" w:before="240" w:line="276" w:lineRule="auto"/>
        <w:ind w:left="720" w:firstLine="0"/>
        <w:rPr>
          <w:sz w:val="28"/>
          <w:szCs w:val="28"/>
        </w:rPr>
      </w:pPr>
      <w:r w:rsidDel="00000000" w:rsidR="00000000" w:rsidRPr="00000000">
        <w:rPr>
          <w:sz w:val="28"/>
          <w:szCs w:val="28"/>
          <w:rtl w:val="0"/>
        </w:rPr>
        <w:t xml:space="preserve">  "timeStamp": "Date"</w:t>
      </w:r>
    </w:p>
    <w:p w:rsidR="00000000" w:rsidDel="00000000" w:rsidP="00000000" w:rsidRDefault="00000000" w:rsidRPr="00000000" w14:paraId="000002AD">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AE">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AF">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B0">
      <w:pPr>
        <w:spacing w:after="240" w:before="240" w:line="276" w:lineRule="auto"/>
        <w:ind w:left="720" w:firstLine="0"/>
        <w:rPr>
          <w:b w:val="1"/>
          <w:sz w:val="28"/>
          <w:szCs w:val="28"/>
        </w:rPr>
      </w:pPr>
      <w:r w:rsidDel="00000000" w:rsidR="00000000" w:rsidRPr="00000000">
        <w:rPr>
          <w:b w:val="1"/>
          <w:sz w:val="28"/>
          <w:szCs w:val="28"/>
          <w:rtl w:val="0"/>
        </w:rPr>
        <w:t xml:space="preserve">Performance Report</w:t>
      </w:r>
    </w:p>
    <w:p w:rsidR="00000000" w:rsidDel="00000000" w:rsidP="00000000" w:rsidRDefault="00000000" w:rsidRPr="00000000" w14:paraId="000002B1">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B2">
      <w:pPr>
        <w:spacing w:after="240" w:before="240" w:line="276" w:lineRule="auto"/>
        <w:ind w:left="720" w:firstLine="0"/>
        <w:rPr>
          <w:sz w:val="28"/>
          <w:szCs w:val="28"/>
        </w:rPr>
      </w:pPr>
      <w:r w:rsidDel="00000000" w:rsidR="00000000" w:rsidRPr="00000000">
        <w:rPr>
          <w:sz w:val="28"/>
          <w:szCs w:val="28"/>
          <w:rtl w:val="0"/>
        </w:rPr>
        <w:t xml:space="preserve">  "performanceReportId": "ObjectId",</w:t>
      </w:r>
    </w:p>
    <w:p w:rsidR="00000000" w:rsidDel="00000000" w:rsidP="00000000" w:rsidRDefault="00000000" w:rsidRPr="00000000" w14:paraId="000002B3">
      <w:pPr>
        <w:spacing w:after="240" w:before="240" w:line="276" w:lineRule="auto"/>
        <w:ind w:left="720" w:firstLine="0"/>
        <w:rPr>
          <w:sz w:val="28"/>
          <w:szCs w:val="28"/>
        </w:rPr>
      </w:pPr>
      <w:r w:rsidDel="00000000" w:rsidR="00000000" w:rsidRPr="00000000">
        <w:rPr>
          <w:sz w:val="28"/>
          <w:szCs w:val="28"/>
          <w:rtl w:val="0"/>
        </w:rPr>
        <w:t xml:space="preserve">  "userName": "String",</w:t>
      </w:r>
    </w:p>
    <w:p w:rsidR="00000000" w:rsidDel="00000000" w:rsidP="00000000" w:rsidRDefault="00000000" w:rsidRPr="00000000" w14:paraId="000002B4">
      <w:pPr>
        <w:spacing w:after="240" w:before="240" w:line="276" w:lineRule="auto"/>
        <w:ind w:left="720" w:firstLine="0"/>
        <w:rPr>
          <w:sz w:val="28"/>
          <w:szCs w:val="28"/>
        </w:rPr>
      </w:pPr>
      <w:r w:rsidDel="00000000" w:rsidR="00000000" w:rsidRPr="00000000">
        <w:rPr>
          <w:sz w:val="28"/>
          <w:szCs w:val="28"/>
          <w:rtl w:val="0"/>
        </w:rPr>
        <w:t xml:space="preserve">  "usersAccountStatistics": {</w:t>
      </w:r>
    </w:p>
    <w:p w:rsidR="00000000" w:rsidDel="00000000" w:rsidP="00000000" w:rsidRDefault="00000000" w:rsidRPr="00000000" w14:paraId="000002B5">
      <w:pPr>
        <w:spacing w:after="240" w:before="240" w:line="276" w:lineRule="auto"/>
        <w:ind w:left="720" w:firstLine="0"/>
        <w:rPr>
          <w:sz w:val="28"/>
          <w:szCs w:val="28"/>
        </w:rPr>
      </w:pPr>
      <w:r w:rsidDel="00000000" w:rsidR="00000000" w:rsidRPr="00000000">
        <w:rPr>
          <w:sz w:val="28"/>
          <w:szCs w:val="28"/>
          <w:rtl w:val="0"/>
        </w:rPr>
        <w:t xml:space="preserve">    "numberOfUserFollowing": "Long",</w:t>
      </w:r>
    </w:p>
    <w:p w:rsidR="00000000" w:rsidDel="00000000" w:rsidP="00000000" w:rsidRDefault="00000000" w:rsidRPr="00000000" w14:paraId="000002B6">
      <w:pPr>
        <w:spacing w:after="240" w:before="240" w:line="276" w:lineRule="auto"/>
        <w:ind w:left="720" w:firstLine="0"/>
        <w:rPr>
          <w:sz w:val="28"/>
          <w:szCs w:val="28"/>
        </w:rPr>
      </w:pPr>
      <w:r w:rsidDel="00000000" w:rsidR="00000000" w:rsidRPr="00000000">
        <w:rPr>
          <w:sz w:val="28"/>
          <w:szCs w:val="28"/>
          <w:rtl w:val="0"/>
        </w:rPr>
        <w:t xml:space="preserve">    "teamsParticipated": "Long",</w:t>
      </w:r>
    </w:p>
    <w:p w:rsidR="00000000" w:rsidDel="00000000" w:rsidP="00000000" w:rsidRDefault="00000000" w:rsidRPr="00000000" w14:paraId="000002B7">
      <w:pPr>
        <w:spacing w:after="240" w:before="240" w:line="276" w:lineRule="auto"/>
        <w:ind w:left="720" w:firstLine="0"/>
        <w:rPr>
          <w:sz w:val="28"/>
          <w:szCs w:val="28"/>
        </w:rPr>
      </w:pPr>
      <w:r w:rsidDel="00000000" w:rsidR="00000000" w:rsidRPr="00000000">
        <w:rPr>
          <w:sz w:val="28"/>
          <w:szCs w:val="28"/>
          <w:rtl w:val="0"/>
        </w:rPr>
        <w:t xml:space="preserve">    "numberOfTasksParticipated": "Long",</w:t>
      </w:r>
    </w:p>
    <w:p w:rsidR="00000000" w:rsidDel="00000000" w:rsidP="00000000" w:rsidRDefault="00000000" w:rsidRPr="00000000" w14:paraId="000002B8">
      <w:pPr>
        <w:spacing w:after="240" w:before="240" w:line="276" w:lineRule="auto"/>
        <w:ind w:left="720" w:firstLine="0"/>
        <w:rPr>
          <w:sz w:val="28"/>
          <w:szCs w:val="28"/>
        </w:rPr>
      </w:pPr>
      <w:r w:rsidDel="00000000" w:rsidR="00000000" w:rsidRPr="00000000">
        <w:rPr>
          <w:sz w:val="28"/>
          <w:szCs w:val="28"/>
          <w:rtl w:val="0"/>
        </w:rPr>
        <w:t xml:space="preserve">    "numberOfSessionsCreated": "Long",</w:t>
      </w:r>
    </w:p>
    <w:p w:rsidR="00000000" w:rsidDel="00000000" w:rsidP="00000000" w:rsidRDefault="00000000" w:rsidRPr="00000000" w14:paraId="000002B9">
      <w:pPr>
        <w:spacing w:after="240" w:before="240" w:line="276" w:lineRule="auto"/>
        <w:ind w:left="720" w:firstLine="0"/>
        <w:rPr>
          <w:sz w:val="28"/>
          <w:szCs w:val="28"/>
        </w:rPr>
      </w:pPr>
      <w:r w:rsidDel="00000000" w:rsidR="00000000" w:rsidRPr="00000000">
        <w:rPr>
          <w:sz w:val="28"/>
          <w:szCs w:val="28"/>
          <w:rtl w:val="0"/>
        </w:rPr>
        <w:t xml:space="preserve">    "previousFeedbackScores": ["Integer"],</w:t>
      </w:r>
    </w:p>
    <w:p w:rsidR="00000000" w:rsidDel="00000000" w:rsidP="00000000" w:rsidRDefault="00000000" w:rsidRPr="00000000" w14:paraId="000002BA">
      <w:pPr>
        <w:spacing w:after="240" w:before="240" w:line="276" w:lineRule="auto"/>
        <w:ind w:left="720" w:firstLine="0"/>
        <w:rPr>
          <w:sz w:val="28"/>
          <w:szCs w:val="28"/>
        </w:rPr>
      </w:pPr>
      <w:r w:rsidDel="00000000" w:rsidR="00000000" w:rsidRPr="00000000">
        <w:rPr>
          <w:sz w:val="28"/>
          <w:szCs w:val="28"/>
          <w:rtl w:val="0"/>
        </w:rPr>
        <w:t xml:space="preserve">    "numberOfMessagesSent": "Long",</w:t>
      </w:r>
    </w:p>
    <w:p w:rsidR="00000000" w:rsidDel="00000000" w:rsidP="00000000" w:rsidRDefault="00000000" w:rsidRPr="00000000" w14:paraId="000002BB">
      <w:pPr>
        <w:spacing w:after="240" w:before="240" w:line="276" w:lineRule="auto"/>
        <w:ind w:left="720" w:firstLine="0"/>
        <w:rPr>
          <w:sz w:val="28"/>
          <w:szCs w:val="28"/>
        </w:rPr>
      </w:pPr>
      <w:r w:rsidDel="00000000" w:rsidR="00000000" w:rsidRPr="00000000">
        <w:rPr>
          <w:sz w:val="28"/>
          <w:szCs w:val="28"/>
          <w:rtl w:val="0"/>
        </w:rPr>
        <w:t xml:space="preserve">    "numberOfMessagesReceived": "Long"</w:t>
      </w:r>
    </w:p>
    <w:p w:rsidR="00000000" w:rsidDel="00000000" w:rsidP="00000000" w:rsidRDefault="00000000" w:rsidRPr="00000000" w14:paraId="000002BC">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BD">
      <w:pPr>
        <w:spacing w:after="240" w:before="240" w:line="276" w:lineRule="auto"/>
        <w:ind w:left="720" w:firstLine="0"/>
        <w:rPr>
          <w:sz w:val="28"/>
          <w:szCs w:val="28"/>
        </w:rPr>
      </w:pPr>
      <w:r w:rsidDel="00000000" w:rsidR="00000000" w:rsidRPr="00000000">
        <w:rPr>
          <w:sz w:val="28"/>
          <w:szCs w:val="28"/>
          <w:rtl w:val="0"/>
        </w:rPr>
        <w:t xml:space="preserve">  "usersTaskStatistics": {</w:t>
      </w:r>
    </w:p>
    <w:p w:rsidR="00000000" w:rsidDel="00000000" w:rsidP="00000000" w:rsidRDefault="00000000" w:rsidRPr="00000000" w14:paraId="000002BE">
      <w:pPr>
        <w:spacing w:after="240" w:before="240" w:line="276" w:lineRule="auto"/>
        <w:ind w:left="720" w:firstLine="0"/>
        <w:rPr>
          <w:sz w:val="28"/>
          <w:szCs w:val="28"/>
        </w:rPr>
      </w:pPr>
      <w:r w:rsidDel="00000000" w:rsidR="00000000" w:rsidRPr="00000000">
        <w:rPr>
          <w:sz w:val="28"/>
          <w:szCs w:val="28"/>
          <w:rtl w:val="0"/>
        </w:rPr>
        <w:t xml:space="preserve">    "totalTasksCreated": "Long",</w:t>
      </w:r>
    </w:p>
    <w:p w:rsidR="00000000" w:rsidDel="00000000" w:rsidP="00000000" w:rsidRDefault="00000000" w:rsidRPr="00000000" w14:paraId="000002BF">
      <w:pPr>
        <w:spacing w:after="240" w:before="240" w:line="276" w:lineRule="auto"/>
        <w:ind w:left="720" w:firstLine="0"/>
        <w:rPr>
          <w:sz w:val="28"/>
          <w:szCs w:val="28"/>
        </w:rPr>
      </w:pPr>
      <w:r w:rsidDel="00000000" w:rsidR="00000000" w:rsidRPr="00000000">
        <w:rPr>
          <w:sz w:val="28"/>
          <w:szCs w:val="28"/>
          <w:rtl w:val="0"/>
        </w:rPr>
        <w:t xml:space="preserve">    "totalTasksCompleted": "Long",</w:t>
      </w:r>
    </w:p>
    <w:p w:rsidR="00000000" w:rsidDel="00000000" w:rsidP="00000000" w:rsidRDefault="00000000" w:rsidRPr="00000000" w14:paraId="000002C0">
      <w:pPr>
        <w:spacing w:after="240" w:before="240" w:line="276" w:lineRule="auto"/>
        <w:ind w:left="720" w:firstLine="0"/>
        <w:rPr>
          <w:sz w:val="28"/>
          <w:szCs w:val="28"/>
        </w:rPr>
      </w:pPr>
      <w:r w:rsidDel="00000000" w:rsidR="00000000" w:rsidRPr="00000000">
        <w:rPr>
          <w:sz w:val="28"/>
          <w:szCs w:val="28"/>
          <w:rtl w:val="0"/>
        </w:rPr>
        <w:t xml:space="preserve">    "totalTasksInProgress": "Long",</w:t>
      </w:r>
    </w:p>
    <w:p w:rsidR="00000000" w:rsidDel="00000000" w:rsidP="00000000" w:rsidRDefault="00000000" w:rsidRPr="00000000" w14:paraId="000002C1">
      <w:pPr>
        <w:spacing w:after="240" w:before="240" w:line="276" w:lineRule="auto"/>
        <w:ind w:left="720" w:firstLine="0"/>
        <w:rPr>
          <w:sz w:val="28"/>
          <w:szCs w:val="28"/>
        </w:rPr>
      </w:pPr>
      <w:r w:rsidDel="00000000" w:rsidR="00000000" w:rsidRPr="00000000">
        <w:rPr>
          <w:sz w:val="28"/>
          <w:szCs w:val="28"/>
          <w:rtl w:val="0"/>
        </w:rPr>
        <w:t xml:space="preserve">    "averageTaskCompletionTime": "Double",</w:t>
      </w:r>
    </w:p>
    <w:p w:rsidR="00000000" w:rsidDel="00000000" w:rsidP="00000000" w:rsidRDefault="00000000" w:rsidRPr="00000000" w14:paraId="000002C2">
      <w:pPr>
        <w:spacing w:after="240" w:before="240" w:line="276" w:lineRule="auto"/>
        <w:ind w:left="720" w:firstLine="0"/>
        <w:rPr>
          <w:sz w:val="28"/>
          <w:szCs w:val="28"/>
        </w:rPr>
      </w:pPr>
      <w:r w:rsidDel="00000000" w:rsidR="00000000" w:rsidRPr="00000000">
        <w:rPr>
          <w:sz w:val="28"/>
          <w:szCs w:val="28"/>
          <w:rtl w:val="0"/>
        </w:rPr>
        <w:t xml:space="preserve">    "taskPrioritiesDistribution": {</w:t>
      </w:r>
    </w:p>
    <w:p w:rsidR="00000000" w:rsidDel="00000000" w:rsidP="00000000" w:rsidRDefault="00000000" w:rsidRPr="00000000" w14:paraId="000002C3">
      <w:pPr>
        <w:spacing w:after="240" w:before="240" w:line="276" w:lineRule="auto"/>
        <w:ind w:left="720" w:firstLine="0"/>
        <w:rPr>
          <w:sz w:val="28"/>
          <w:szCs w:val="28"/>
        </w:rPr>
      </w:pPr>
      <w:r w:rsidDel="00000000" w:rsidR="00000000" w:rsidRPr="00000000">
        <w:rPr>
          <w:sz w:val="28"/>
          <w:szCs w:val="28"/>
          <w:rtl w:val="0"/>
        </w:rPr>
        <w:t xml:space="preserve">      "high": "Long",</w:t>
      </w:r>
    </w:p>
    <w:p w:rsidR="00000000" w:rsidDel="00000000" w:rsidP="00000000" w:rsidRDefault="00000000" w:rsidRPr="00000000" w14:paraId="000002C4">
      <w:pPr>
        <w:spacing w:after="240" w:before="240" w:line="276" w:lineRule="auto"/>
        <w:ind w:left="720" w:firstLine="0"/>
        <w:rPr>
          <w:sz w:val="28"/>
          <w:szCs w:val="28"/>
        </w:rPr>
      </w:pPr>
      <w:r w:rsidDel="00000000" w:rsidR="00000000" w:rsidRPr="00000000">
        <w:rPr>
          <w:sz w:val="28"/>
          <w:szCs w:val="28"/>
          <w:rtl w:val="0"/>
        </w:rPr>
        <w:t xml:space="preserve">      "medium": "Long",</w:t>
      </w:r>
    </w:p>
    <w:p w:rsidR="00000000" w:rsidDel="00000000" w:rsidP="00000000" w:rsidRDefault="00000000" w:rsidRPr="00000000" w14:paraId="000002C5">
      <w:pPr>
        <w:spacing w:after="240" w:before="240" w:line="276" w:lineRule="auto"/>
        <w:ind w:left="720" w:firstLine="0"/>
        <w:rPr>
          <w:sz w:val="28"/>
          <w:szCs w:val="28"/>
        </w:rPr>
      </w:pPr>
      <w:r w:rsidDel="00000000" w:rsidR="00000000" w:rsidRPr="00000000">
        <w:rPr>
          <w:sz w:val="28"/>
          <w:szCs w:val="28"/>
          <w:rtl w:val="0"/>
        </w:rPr>
        <w:t xml:space="preserve">      "low": "Long"</w:t>
      </w:r>
    </w:p>
    <w:p w:rsidR="00000000" w:rsidDel="00000000" w:rsidP="00000000" w:rsidRDefault="00000000" w:rsidRPr="00000000" w14:paraId="000002C6">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C7">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C8">
      <w:pPr>
        <w:spacing w:after="240" w:before="240" w:line="276" w:lineRule="auto"/>
        <w:ind w:left="720" w:firstLine="0"/>
        <w:rPr>
          <w:sz w:val="28"/>
          <w:szCs w:val="28"/>
        </w:rPr>
      </w:pPr>
      <w:r w:rsidDel="00000000" w:rsidR="00000000" w:rsidRPr="00000000">
        <w:rPr>
          <w:sz w:val="28"/>
          <w:szCs w:val="28"/>
          <w:rtl w:val="0"/>
        </w:rPr>
        <w:t xml:space="preserve">  "usersSessionStatistics": {</w:t>
      </w:r>
    </w:p>
    <w:p w:rsidR="00000000" w:rsidDel="00000000" w:rsidP="00000000" w:rsidRDefault="00000000" w:rsidRPr="00000000" w14:paraId="000002C9">
      <w:pPr>
        <w:spacing w:after="240" w:before="240" w:line="276" w:lineRule="auto"/>
        <w:ind w:left="720" w:firstLine="0"/>
        <w:rPr>
          <w:sz w:val="28"/>
          <w:szCs w:val="28"/>
        </w:rPr>
      </w:pPr>
      <w:r w:rsidDel="00000000" w:rsidR="00000000" w:rsidRPr="00000000">
        <w:rPr>
          <w:sz w:val="28"/>
          <w:szCs w:val="28"/>
          <w:rtl w:val="0"/>
        </w:rPr>
        <w:t xml:space="preserve">    "numberOfSession": "Integer",</w:t>
      </w:r>
    </w:p>
    <w:p w:rsidR="00000000" w:rsidDel="00000000" w:rsidP="00000000" w:rsidRDefault="00000000" w:rsidRPr="00000000" w14:paraId="000002CA">
      <w:pPr>
        <w:spacing w:after="240" w:before="240" w:line="276" w:lineRule="auto"/>
        <w:ind w:left="720" w:firstLine="0"/>
        <w:rPr>
          <w:sz w:val="28"/>
          <w:szCs w:val="28"/>
        </w:rPr>
      </w:pPr>
      <w:r w:rsidDel="00000000" w:rsidR="00000000" w:rsidRPr="00000000">
        <w:rPr>
          <w:sz w:val="28"/>
          <w:szCs w:val="28"/>
          <w:rtl w:val="0"/>
        </w:rPr>
        <w:t xml:space="preserve">    "totalSessionTime": "Double",</w:t>
      </w:r>
    </w:p>
    <w:p w:rsidR="00000000" w:rsidDel="00000000" w:rsidP="00000000" w:rsidRDefault="00000000" w:rsidRPr="00000000" w14:paraId="000002CB">
      <w:pPr>
        <w:spacing w:after="240" w:before="240" w:line="276" w:lineRule="auto"/>
        <w:ind w:left="720" w:firstLine="0"/>
        <w:rPr>
          <w:sz w:val="28"/>
          <w:szCs w:val="28"/>
        </w:rPr>
      </w:pPr>
      <w:r w:rsidDel="00000000" w:rsidR="00000000" w:rsidRPr="00000000">
        <w:rPr>
          <w:sz w:val="28"/>
          <w:szCs w:val="28"/>
          <w:rtl w:val="0"/>
        </w:rPr>
        <w:t xml:space="preserve">    "averageSessionEfficiency": "Double",</w:t>
      </w:r>
    </w:p>
    <w:p w:rsidR="00000000" w:rsidDel="00000000" w:rsidP="00000000" w:rsidRDefault="00000000" w:rsidRPr="00000000" w14:paraId="000002CC">
      <w:pPr>
        <w:spacing w:after="240" w:before="240" w:line="276" w:lineRule="auto"/>
        <w:ind w:left="720" w:firstLine="0"/>
        <w:rPr>
          <w:sz w:val="28"/>
          <w:szCs w:val="28"/>
        </w:rPr>
      </w:pPr>
      <w:r w:rsidDel="00000000" w:rsidR="00000000" w:rsidRPr="00000000">
        <w:rPr>
          <w:sz w:val="28"/>
          <w:szCs w:val="28"/>
          <w:rtl w:val="0"/>
        </w:rPr>
        <w:t xml:space="preserve">    "totalTasksOperated": "Integer",</w:t>
      </w:r>
    </w:p>
    <w:p w:rsidR="00000000" w:rsidDel="00000000" w:rsidP="00000000" w:rsidRDefault="00000000" w:rsidRPr="00000000" w14:paraId="000002CD">
      <w:pPr>
        <w:spacing w:after="240" w:before="240" w:line="276" w:lineRule="auto"/>
        <w:ind w:left="720" w:firstLine="0"/>
        <w:rPr>
          <w:sz w:val="28"/>
          <w:szCs w:val="28"/>
        </w:rPr>
      </w:pPr>
      <w:r w:rsidDel="00000000" w:rsidR="00000000" w:rsidRPr="00000000">
        <w:rPr>
          <w:sz w:val="28"/>
          <w:szCs w:val="28"/>
          <w:rtl w:val="0"/>
        </w:rPr>
        <w:t xml:space="preserve">    "sessionNames": ["String"]</w:t>
      </w:r>
    </w:p>
    <w:p w:rsidR="00000000" w:rsidDel="00000000" w:rsidP="00000000" w:rsidRDefault="00000000" w:rsidRPr="00000000" w14:paraId="000002CE">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CF">
      <w:pPr>
        <w:spacing w:after="240" w:before="240" w:line="276" w:lineRule="auto"/>
        <w:ind w:left="720" w:firstLine="0"/>
        <w:rPr>
          <w:sz w:val="28"/>
          <w:szCs w:val="28"/>
        </w:rPr>
      </w:pPr>
      <w:r w:rsidDel="00000000" w:rsidR="00000000" w:rsidRPr="00000000">
        <w:rPr>
          <w:sz w:val="28"/>
          <w:szCs w:val="28"/>
          <w:rtl w:val="0"/>
        </w:rPr>
        <w:t xml:space="preserve">  "usersFeedbackStatistics": {</w:t>
      </w:r>
    </w:p>
    <w:p w:rsidR="00000000" w:rsidDel="00000000" w:rsidP="00000000" w:rsidRDefault="00000000" w:rsidRPr="00000000" w14:paraId="000002D0">
      <w:pPr>
        <w:spacing w:after="240" w:before="240" w:line="276" w:lineRule="auto"/>
        <w:ind w:left="720" w:firstLine="0"/>
        <w:rPr>
          <w:sz w:val="28"/>
          <w:szCs w:val="28"/>
        </w:rPr>
      </w:pPr>
      <w:r w:rsidDel="00000000" w:rsidR="00000000" w:rsidRPr="00000000">
        <w:rPr>
          <w:sz w:val="28"/>
          <w:szCs w:val="28"/>
          <w:rtl w:val="0"/>
        </w:rPr>
        <w:t xml:space="preserve">    "feedbackCount": "Integer",</w:t>
      </w:r>
    </w:p>
    <w:p w:rsidR="00000000" w:rsidDel="00000000" w:rsidP="00000000" w:rsidRDefault="00000000" w:rsidRPr="00000000" w14:paraId="000002D1">
      <w:pPr>
        <w:spacing w:after="240" w:before="240" w:line="276" w:lineRule="auto"/>
        <w:ind w:left="720" w:firstLine="0"/>
        <w:rPr>
          <w:sz w:val="28"/>
          <w:szCs w:val="28"/>
        </w:rPr>
      </w:pPr>
      <w:r w:rsidDel="00000000" w:rsidR="00000000" w:rsidRPr="00000000">
        <w:rPr>
          <w:sz w:val="28"/>
          <w:szCs w:val="28"/>
          <w:rtl w:val="0"/>
        </w:rPr>
        <w:t xml:space="preserve">    "averageFeedbackScore": "Double",</w:t>
      </w:r>
    </w:p>
    <w:p w:rsidR="00000000" w:rsidDel="00000000" w:rsidP="00000000" w:rsidRDefault="00000000" w:rsidRPr="00000000" w14:paraId="000002D2">
      <w:pPr>
        <w:spacing w:after="240" w:before="240" w:line="276" w:lineRule="auto"/>
        <w:ind w:left="720" w:firstLine="0"/>
        <w:rPr>
          <w:sz w:val="28"/>
          <w:szCs w:val="28"/>
        </w:rPr>
      </w:pPr>
      <w:r w:rsidDel="00000000" w:rsidR="00000000" w:rsidRPr="00000000">
        <w:rPr>
          <w:sz w:val="28"/>
          <w:szCs w:val="28"/>
          <w:rtl w:val="0"/>
        </w:rPr>
        <w:t xml:space="preserve">    "feedbackMessages": ["String"]</w:t>
      </w:r>
    </w:p>
    <w:p w:rsidR="00000000" w:rsidDel="00000000" w:rsidP="00000000" w:rsidRDefault="00000000" w:rsidRPr="00000000" w14:paraId="000002D3">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D4">
      <w:pPr>
        <w:spacing w:after="240" w:before="240" w:line="276" w:lineRule="auto"/>
        <w:ind w:left="720" w:firstLine="0"/>
        <w:rPr>
          <w:sz w:val="28"/>
          <w:szCs w:val="28"/>
        </w:rPr>
      </w:pPr>
      <w:r w:rsidDel="00000000" w:rsidR="00000000" w:rsidRPr="00000000">
        <w:rPr>
          <w:sz w:val="28"/>
          <w:szCs w:val="28"/>
          <w:rtl w:val="0"/>
        </w:rPr>
        <w:t xml:space="preserve">  "reportGeneratedDate": "Date"</w:t>
      </w:r>
    </w:p>
    <w:p w:rsidR="00000000" w:rsidDel="00000000" w:rsidP="00000000" w:rsidRDefault="00000000" w:rsidRPr="00000000" w14:paraId="000002D5">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D6">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D7">
      <w:pPr>
        <w:spacing w:after="240" w:before="240" w:line="276"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D8">
      <w:pPr>
        <w:spacing w:after="240" w:before="240" w:line="276" w:lineRule="auto"/>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Notification </w:t>
      </w:r>
    </w:p>
    <w:p w:rsidR="00000000" w:rsidDel="00000000" w:rsidP="00000000" w:rsidRDefault="00000000" w:rsidRPr="00000000" w14:paraId="000002D9">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DA">
      <w:pPr>
        <w:spacing w:after="240" w:before="240" w:line="276" w:lineRule="auto"/>
        <w:ind w:left="720" w:firstLine="0"/>
        <w:rPr>
          <w:sz w:val="28"/>
          <w:szCs w:val="28"/>
        </w:rPr>
      </w:pPr>
      <w:r w:rsidDel="00000000" w:rsidR="00000000" w:rsidRPr="00000000">
        <w:rPr>
          <w:sz w:val="28"/>
          <w:szCs w:val="28"/>
          <w:rtl w:val="0"/>
        </w:rPr>
        <w:t xml:space="preserve">  "notificationId": "ObjectId",</w:t>
      </w:r>
    </w:p>
    <w:p w:rsidR="00000000" w:rsidDel="00000000" w:rsidP="00000000" w:rsidRDefault="00000000" w:rsidRPr="00000000" w14:paraId="000002DB">
      <w:pPr>
        <w:spacing w:after="240" w:before="240" w:line="276" w:lineRule="auto"/>
        <w:ind w:left="720" w:firstLine="0"/>
        <w:rPr>
          <w:sz w:val="28"/>
          <w:szCs w:val="28"/>
        </w:rPr>
      </w:pPr>
      <w:r w:rsidDel="00000000" w:rsidR="00000000" w:rsidRPr="00000000">
        <w:rPr>
          <w:sz w:val="28"/>
          <w:szCs w:val="28"/>
          <w:rtl w:val="0"/>
        </w:rPr>
        <w:t xml:space="preserve">  "sender": "String",</w:t>
      </w:r>
    </w:p>
    <w:p w:rsidR="00000000" w:rsidDel="00000000" w:rsidP="00000000" w:rsidRDefault="00000000" w:rsidRPr="00000000" w14:paraId="000002DC">
      <w:pPr>
        <w:spacing w:after="240" w:before="240" w:line="276" w:lineRule="auto"/>
        <w:ind w:left="720" w:firstLine="0"/>
        <w:rPr>
          <w:sz w:val="28"/>
          <w:szCs w:val="28"/>
        </w:rPr>
      </w:pPr>
      <w:r w:rsidDel="00000000" w:rsidR="00000000" w:rsidRPr="00000000">
        <w:rPr>
          <w:sz w:val="28"/>
          <w:szCs w:val="28"/>
          <w:rtl w:val="0"/>
        </w:rPr>
        <w:t xml:space="preserve">  "recipients": ["String"],</w:t>
      </w:r>
    </w:p>
    <w:p w:rsidR="00000000" w:rsidDel="00000000" w:rsidP="00000000" w:rsidRDefault="00000000" w:rsidRPr="00000000" w14:paraId="000002DD">
      <w:pPr>
        <w:spacing w:after="240" w:before="240" w:line="276" w:lineRule="auto"/>
        <w:ind w:left="720" w:firstLine="0"/>
        <w:rPr>
          <w:sz w:val="28"/>
          <w:szCs w:val="28"/>
        </w:rPr>
      </w:pPr>
      <w:r w:rsidDel="00000000" w:rsidR="00000000" w:rsidRPr="00000000">
        <w:rPr>
          <w:sz w:val="28"/>
          <w:szCs w:val="28"/>
          <w:rtl w:val="0"/>
        </w:rPr>
        <w:t xml:space="preserve">  "notificationSubject": "String",</w:t>
      </w:r>
    </w:p>
    <w:p w:rsidR="00000000" w:rsidDel="00000000" w:rsidP="00000000" w:rsidRDefault="00000000" w:rsidRPr="00000000" w14:paraId="000002DE">
      <w:pPr>
        <w:spacing w:after="240" w:before="240" w:line="276" w:lineRule="auto"/>
        <w:ind w:left="720" w:firstLine="0"/>
        <w:rPr>
          <w:sz w:val="28"/>
          <w:szCs w:val="28"/>
        </w:rPr>
      </w:pPr>
      <w:r w:rsidDel="00000000" w:rsidR="00000000" w:rsidRPr="00000000">
        <w:rPr>
          <w:sz w:val="28"/>
          <w:szCs w:val="28"/>
          <w:rtl w:val="0"/>
        </w:rPr>
        <w:t xml:space="preserve">  "notificationMessage": "String",</w:t>
      </w:r>
    </w:p>
    <w:p w:rsidR="00000000" w:rsidDel="00000000" w:rsidP="00000000" w:rsidRDefault="00000000" w:rsidRPr="00000000" w14:paraId="000002DF">
      <w:pPr>
        <w:spacing w:after="240" w:before="240" w:line="276" w:lineRule="auto"/>
        <w:ind w:left="720" w:firstLine="0"/>
        <w:rPr>
          <w:sz w:val="28"/>
          <w:szCs w:val="28"/>
        </w:rPr>
      </w:pPr>
      <w:r w:rsidDel="00000000" w:rsidR="00000000" w:rsidRPr="00000000">
        <w:rPr>
          <w:sz w:val="28"/>
          <w:szCs w:val="28"/>
          <w:rtl w:val="0"/>
        </w:rPr>
        <w:t xml:space="preserve">  "notificationStatus": "String",</w:t>
      </w:r>
    </w:p>
    <w:p w:rsidR="00000000" w:rsidDel="00000000" w:rsidP="00000000" w:rsidRDefault="00000000" w:rsidRPr="00000000" w14:paraId="000002E0">
      <w:pPr>
        <w:spacing w:after="240" w:before="240" w:line="276" w:lineRule="auto"/>
        <w:ind w:left="720" w:firstLine="0"/>
        <w:rPr>
          <w:sz w:val="28"/>
          <w:szCs w:val="28"/>
        </w:rPr>
      </w:pPr>
      <w:r w:rsidDel="00000000" w:rsidR="00000000" w:rsidRPr="00000000">
        <w:rPr>
          <w:sz w:val="28"/>
          <w:szCs w:val="28"/>
          <w:rtl w:val="0"/>
        </w:rPr>
        <w:t xml:space="preserve">  "entityNameRelatedToNotification": "String",</w:t>
      </w:r>
    </w:p>
    <w:p w:rsidR="00000000" w:rsidDel="00000000" w:rsidP="00000000" w:rsidRDefault="00000000" w:rsidRPr="00000000" w14:paraId="000002E1">
      <w:pPr>
        <w:spacing w:after="240" w:before="240" w:line="276" w:lineRule="auto"/>
        <w:ind w:left="720" w:firstLine="0"/>
        <w:rPr>
          <w:sz w:val="28"/>
          <w:szCs w:val="28"/>
        </w:rPr>
      </w:pPr>
      <w:r w:rsidDel="00000000" w:rsidR="00000000" w:rsidRPr="00000000">
        <w:rPr>
          <w:sz w:val="28"/>
          <w:szCs w:val="28"/>
          <w:rtl w:val="0"/>
        </w:rPr>
        <w:t xml:space="preserve">  "timeStamp": "Date"</w:t>
      </w:r>
    </w:p>
    <w:p w:rsidR="00000000" w:rsidDel="00000000" w:rsidP="00000000" w:rsidRDefault="00000000" w:rsidRPr="00000000" w14:paraId="000002E2">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E3">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E4">
      <w:pPr>
        <w:spacing w:after="240" w:before="240" w:line="276" w:lineRule="auto"/>
        <w:ind w:left="720" w:firstLine="0"/>
        <w:rPr>
          <w:b w:val="1"/>
          <w:sz w:val="28"/>
          <w:szCs w:val="28"/>
        </w:rPr>
      </w:pPr>
      <w:r w:rsidDel="00000000" w:rsidR="00000000" w:rsidRPr="00000000">
        <w:rPr>
          <w:b w:val="1"/>
          <w:sz w:val="28"/>
          <w:szCs w:val="28"/>
          <w:rtl w:val="0"/>
        </w:rPr>
        <w:t xml:space="preserve">Team </w:t>
      </w:r>
    </w:p>
    <w:p w:rsidR="00000000" w:rsidDel="00000000" w:rsidP="00000000" w:rsidRDefault="00000000" w:rsidRPr="00000000" w14:paraId="000002E5">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E6">
      <w:pPr>
        <w:spacing w:after="240" w:before="240" w:line="276" w:lineRule="auto"/>
        <w:ind w:left="720" w:firstLine="0"/>
        <w:rPr>
          <w:sz w:val="28"/>
          <w:szCs w:val="28"/>
        </w:rPr>
      </w:pPr>
      <w:r w:rsidDel="00000000" w:rsidR="00000000" w:rsidRPr="00000000">
        <w:rPr>
          <w:sz w:val="28"/>
          <w:szCs w:val="28"/>
          <w:rtl w:val="0"/>
        </w:rPr>
        <w:t xml:space="preserve">  "teamId": "ObjectId",</w:t>
      </w:r>
    </w:p>
    <w:p w:rsidR="00000000" w:rsidDel="00000000" w:rsidP="00000000" w:rsidRDefault="00000000" w:rsidRPr="00000000" w14:paraId="000002E7">
      <w:pPr>
        <w:spacing w:after="240" w:before="240" w:line="276" w:lineRule="auto"/>
        <w:ind w:left="720" w:firstLine="0"/>
        <w:rPr>
          <w:sz w:val="28"/>
          <w:szCs w:val="28"/>
        </w:rPr>
      </w:pPr>
      <w:r w:rsidDel="00000000" w:rsidR="00000000" w:rsidRPr="00000000">
        <w:rPr>
          <w:sz w:val="28"/>
          <w:szCs w:val="28"/>
          <w:rtl w:val="0"/>
        </w:rPr>
        <w:t xml:space="preserve">  "teamName": "String",</w:t>
      </w:r>
    </w:p>
    <w:p w:rsidR="00000000" w:rsidDel="00000000" w:rsidP="00000000" w:rsidRDefault="00000000" w:rsidRPr="00000000" w14:paraId="000002E8">
      <w:pPr>
        <w:spacing w:after="240" w:before="240" w:line="276" w:lineRule="auto"/>
        <w:ind w:left="720" w:firstLine="0"/>
        <w:rPr>
          <w:sz w:val="28"/>
          <w:szCs w:val="28"/>
        </w:rPr>
      </w:pPr>
      <w:r w:rsidDel="00000000" w:rsidR="00000000" w:rsidRPr="00000000">
        <w:rPr>
          <w:sz w:val="28"/>
          <w:szCs w:val="28"/>
          <w:rtl w:val="0"/>
        </w:rPr>
        <w:t xml:space="preserve">  "teamDescription": "String",</w:t>
      </w:r>
    </w:p>
    <w:p w:rsidR="00000000" w:rsidDel="00000000" w:rsidP="00000000" w:rsidRDefault="00000000" w:rsidRPr="00000000" w14:paraId="000002E9">
      <w:pPr>
        <w:spacing w:after="240" w:before="240" w:line="276" w:lineRule="auto"/>
        <w:ind w:left="720" w:firstLine="0"/>
        <w:rPr>
          <w:sz w:val="28"/>
          <w:szCs w:val="28"/>
        </w:rPr>
      </w:pPr>
      <w:r w:rsidDel="00000000" w:rsidR="00000000" w:rsidRPr="00000000">
        <w:rPr>
          <w:sz w:val="28"/>
          <w:szCs w:val="28"/>
          <w:rtl w:val="0"/>
        </w:rPr>
        <w:t xml:space="preserve">  "teamMembers": ["String"],</w:t>
      </w:r>
    </w:p>
    <w:p w:rsidR="00000000" w:rsidDel="00000000" w:rsidP="00000000" w:rsidRDefault="00000000" w:rsidRPr="00000000" w14:paraId="000002EA">
      <w:pPr>
        <w:spacing w:after="240" w:before="240" w:line="276" w:lineRule="auto"/>
        <w:ind w:left="720" w:firstLine="0"/>
        <w:rPr>
          <w:sz w:val="28"/>
          <w:szCs w:val="28"/>
        </w:rPr>
      </w:pPr>
      <w:r w:rsidDel="00000000" w:rsidR="00000000" w:rsidRPr="00000000">
        <w:rPr>
          <w:sz w:val="28"/>
          <w:szCs w:val="28"/>
          <w:rtl w:val="0"/>
        </w:rPr>
        <w:t xml:space="preserve">  "invitedMembers": ["String"],</w:t>
      </w:r>
    </w:p>
    <w:p w:rsidR="00000000" w:rsidDel="00000000" w:rsidP="00000000" w:rsidRDefault="00000000" w:rsidRPr="00000000" w14:paraId="000002EB">
      <w:pPr>
        <w:spacing w:after="240" w:before="240" w:line="276" w:lineRule="auto"/>
        <w:ind w:left="720" w:firstLine="0"/>
        <w:rPr>
          <w:sz w:val="28"/>
          <w:szCs w:val="28"/>
        </w:rPr>
      </w:pPr>
      <w:r w:rsidDel="00000000" w:rsidR="00000000" w:rsidRPr="00000000">
        <w:rPr>
          <w:sz w:val="28"/>
          <w:szCs w:val="28"/>
          <w:rtl w:val="0"/>
        </w:rPr>
        <w:t xml:space="preserve">  "requestedToJoinMembers": ["String"],</w:t>
      </w:r>
    </w:p>
    <w:p w:rsidR="00000000" w:rsidDel="00000000" w:rsidP="00000000" w:rsidRDefault="00000000" w:rsidRPr="00000000" w14:paraId="000002EC">
      <w:pPr>
        <w:spacing w:after="240" w:before="240" w:line="276" w:lineRule="auto"/>
        <w:ind w:left="720" w:firstLine="0"/>
        <w:rPr>
          <w:sz w:val="28"/>
          <w:szCs w:val="28"/>
        </w:rPr>
      </w:pPr>
      <w:r w:rsidDel="00000000" w:rsidR="00000000" w:rsidRPr="00000000">
        <w:rPr>
          <w:sz w:val="28"/>
          <w:szCs w:val="28"/>
          <w:rtl w:val="0"/>
        </w:rPr>
        <w:t xml:space="preserve">  "teamOwner": "String",</w:t>
      </w:r>
    </w:p>
    <w:p w:rsidR="00000000" w:rsidDel="00000000" w:rsidP="00000000" w:rsidRDefault="00000000" w:rsidRPr="00000000" w14:paraId="000002ED">
      <w:pPr>
        <w:spacing w:after="240" w:before="240" w:line="276" w:lineRule="auto"/>
        <w:ind w:left="720" w:firstLine="0"/>
        <w:rPr>
          <w:sz w:val="28"/>
          <w:szCs w:val="28"/>
        </w:rPr>
      </w:pPr>
      <w:r w:rsidDel="00000000" w:rsidR="00000000" w:rsidRPr="00000000">
        <w:rPr>
          <w:sz w:val="28"/>
          <w:szCs w:val="28"/>
          <w:rtl w:val="0"/>
        </w:rPr>
        <w:t xml:space="preserve">  "creationDate": "Date",</w:t>
      </w:r>
    </w:p>
    <w:p w:rsidR="00000000" w:rsidDel="00000000" w:rsidP="00000000" w:rsidRDefault="00000000" w:rsidRPr="00000000" w14:paraId="000002EE">
      <w:pPr>
        <w:spacing w:after="240" w:before="240" w:line="276" w:lineRule="auto"/>
        <w:ind w:left="720" w:firstLine="0"/>
        <w:rPr>
          <w:sz w:val="28"/>
          <w:szCs w:val="28"/>
        </w:rPr>
      </w:pPr>
      <w:r w:rsidDel="00000000" w:rsidR="00000000" w:rsidRPr="00000000">
        <w:rPr>
          <w:sz w:val="28"/>
          <w:szCs w:val="28"/>
          <w:rtl w:val="0"/>
        </w:rPr>
        <w:t xml:space="preserve">  "teamVisibilityStatus": "String",</w:t>
      </w:r>
    </w:p>
    <w:p w:rsidR="00000000" w:rsidDel="00000000" w:rsidP="00000000" w:rsidRDefault="00000000" w:rsidRPr="00000000" w14:paraId="000002EF">
      <w:pPr>
        <w:spacing w:after="240" w:before="240" w:line="276" w:lineRule="auto"/>
        <w:ind w:left="720" w:firstLine="0"/>
        <w:rPr>
          <w:sz w:val="28"/>
          <w:szCs w:val="28"/>
        </w:rPr>
      </w:pPr>
      <w:r w:rsidDel="00000000" w:rsidR="00000000" w:rsidRPr="00000000">
        <w:rPr>
          <w:sz w:val="28"/>
          <w:szCs w:val="28"/>
          <w:rtl w:val="0"/>
        </w:rPr>
        <w:t xml:space="preserve">  "teamModificationHistories": ["String"],</w:t>
      </w:r>
    </w:p>
    <w:p w:rsidR="00000000" w:rsidDel="00000000" w:rsidP="00000000" w:rsidRDefault="00000000" w:rsidRPr="00000000" w14:paraId="000002F0">
      <w:pPr>
        <w:spacing w:after="240" w:before="240" w:line="276" w:lineRule="auto"/>
        <w:ind w:left="720" w:firstLine="0"/>
        <w:rPr>
          <w:sz w:val="28"/>
          <w:szCs w:val="28"/>
        </w:rPr>
      </w:pPr>
      <w:r w:rsidDel="00000000" w:rsidR="00000000" w:rsidRPr="00000000">
        <w:rPr>
          <w:sz w:val="28"/>
          <w:szCs w:val="28"/>
          <w:rtl w:val="0"/>
        </w:rPr>
        <w:t xml:space="preserve">  "teamChat": [</w:t>
      </w:r>
    </w:p>
    <w:p w:rsidR="00000000" w:rsidDel="00000000" w:rsidP="00000000" w:rsidRDefault="00000000" w:rsidRPr="00000000" w14:paraId="000002F1">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F2">
      <w:pPr>
        <w:spacing w:after="240" w:before="240" w:line="276" w:lineRule="auto"/>
        <w:ind w:left="720" w:firstLine="0"/>
        <w:rPr>
          <w:sz w:val="28"/>
          <w:szCs w:val="28"/>
        </w:rPr>
      </w:pPr>
      <w:r w:rsidDel="00000000" w:rsidR="00000000" w:rsidRPr="00000000">
        <w:rPr>
          <w:sz w:val="28"/>
          <w:szCs w:val="28"/>
          <w:rtl w:val="0"/>
        </w:rPr>
        <w:t xml:space="preserve">      "timestamp": "Date",</w:t>
      </w:r>
    </w:p>
    <w:p w:rsidR="00000000" w:rsidDel="00000000" w:rsidP="00000000" w:rsidRDefault="00000000" w:rsidRPr="00000000" w14:paraId="000002F3">
      <w:pPr>
        <w:spacing w:after="240" w:before="240" w:line="276" w:lineRule="auto"/>
        <w:ind w:left="720" w:firstLine="0"/>
        <w:rPr>
          <w:sz w:val="28"/>
          <w:szCs w:val="28"/>
        </w:rPr>
      </w:pPr>
      <w:r w:rsidDel="00000000" w:rsidR="00000000" w:rsidRPr="00000000">
        <w:rPr>
          <w:sz w:val="28"/>
          <w:szCs w:val="28"/>
          <w:rtl w:val="0"/>
        </w:rPr>
        <w:t xml:space="preserve">      "sender": "String",</w:t>
      </w:r>
    </w:p>
    <w:p w:rsidR="00000000" w:rsidDel="00000000" w:rsidP="00000000" w:rsidRDefault="00000000" w:rsidRPr="00000000" w14:paraId="000002F4">
      <w:pPr>
        <w:spacing w:after="240" w:before="240" w:line="276" w:lineRule="auto"/>
        <w:ind w:left="720" w:firstLine="0"/>
        <w:rPr>
          <w:sz w:val="28"/>
          <w:szCs w:val="28"/>
        </w:rPr>
      </w:pPr>
      <w:r w:rsidDel="00000000" w:rsidR="00000000" w:rsidRPr="00000000">
        <w:rPr>
          <w:sz w:val="28"/>
          <w:szCs w:val="28"/>
          <w:rtl w:val="0"/>
        </w:rPr>
        <w:t xml:space="preserve">      "message": "String"</w:t>
      </w:r>
    </w:p>
    <w:p w:rsidR="00000000" w:rsidDel="00000000" w:rsidP="00000000" w:rsidRDefault="00000000" w:rsidRPr="00000000" w14:paraId="000002F5">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F6">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F7">
      <w:pPr>
        <w:spacing w:after="240" w:before="240" w:line="276" w:lineRule="auto"/>
        <w:ind w:left="720" w:firstLine="0"/>
        <w:rPr>
          <w:sz w:val="28"/>
          <w:szCs w:val="28"/>
        </w:rPr>
      </w:pPr>
      <w:r w:rsidDel="00000000" w:rsidR="00000000" w:rsidRPr="00000000">
        <w:rPr>
          <w:sz w:val="28"/>
          <w:szCs w:val="28"/>
          <w:rtl w:val="0"/>
        </w:rPr>
        <w:t xml:space="preserve">  "teamTasks": ["String"]</w:t>
      </w:r>
    </w:p>
    <w:p w:rsidR="00000000" w:rsidDel="00000000" w:rsidP="00000000" w:rsidRDefault="00000000" w:rsidRPr="00000000" w14:paraId="000002F8">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F9">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FA">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FB">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FC">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FD">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2FE">
      <w:pPr>
        <w:spacing w:after="240" w:before="240" w:line="276" w:lineRule="auto"/>
        <w:ind w:left="0" w:firstLine="720"/>
        <w:rPr>
          <w:b w:val="1"/>
          <w:sz w:val="28"/>
          <w:szCs w:val="28"/>
        </w:rPr>
      </w:pPr>
      <w:r w:rsidDel="00000000" w:rsidR="00000000" w:rsidRPr="00000000">
        <w:rPr>
          <w:b w:val="1"/>
          <w:sz w:val="28"/>
          <w:szCs w:val="28"/>
          <w:rtl w:val="0"/>
        </w:rPr>
        <w:t xml:space="preserve"> Feedback </w:t>
      </w:r>
    </w:p>
    <w:p w:rsidR="00000000" w:rsidDel="00000000" w:rsidP="00000000" w:rsidRDefault="00000000" w:rsidRPr="00000000" w14:paraId="000002FF">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00">
      <w:pPr>
        <w:spacing w:after="240" w:before="240" w:line="276" w:lineRule="auto"/>
        <w:ind w:left="720" w:firstLine="0"/>
        <w:rPr>
          <w:sz w:val="28"/>
          <w:szCs w:val="28"/>
        </w:rPr>
      </w:pPr>
      <w:r w:rsidDel="00000000" w:rsidR="00000000" w:rsidRPr="00000000">
        <w:rPr>
          <w:sz w:val="28"/>
          <w:szCs w:val="28"/>
          <w:rtl w:val="0"/>
        </w:rPr>
        <w:t xml:space="preserve">  "feedbackId": "ObjectId",</w:t>
      </w:r>
    </w:p>
    <w:p w:rsidR="00000000" w:rsidDel="00000000" w:rsidP="00000000" w:rsidRDefault="00000000" w:rsidRPr="00000000" w14:paraId="00000301">
      <w:pPr>
        <w:spacing w:after="240" w:before="240" w:line="276" w:lineRule="auto"/>
        <w:ind w:left="720" w:firstLine="0"/>
        <w:rPr>
          <w:sz w:val="28"/>
          <w:szCs w:val="28"/>
        </w:rPr>
      </w:pPr>
      <w:r w:rsidDel="00000000" w:rsidR="00000000" w:rsidRPr="00000000">
        <w:rPr>
          <w:sz w:val="28"/>
          <w:szCs w:val="28"/>
          <w:rtl w:val="0"/>
        </w:rPr>
        <w:t xml:space="preserve">  "feedbackSender": "String",</w:t>
      </w:r>
    </w:p>
    <w:p w:rsidR="00000000" w:rsidDel="00000000" w:rsidP="00000000" w:rsidRDefault="00000000" w:rsidRPr="00000000" w14:paraId="00000302">
      <w:pPr>
        <w:spacing w:after="240" w:before="240" w:line="276" w:lineRule="auto"/>
        <w:ind w:left="720" w:firstLine="0"/>
        <w:rPr>
          <w:sz w:val="28"/>
          <w:szCs w:val="28"/>
        </w:rPr>
      </w:pPr>
      <w:r w:rsidDel="00000000" w:rsidR="00000000" w:rsidRPr="00000000">
        <w:rPr>
          <w:sz w:val="28"/>
          <w:szCs w:val="28"/>
          <w:rtl w:val="0"/>
        </w:rPr>
        <w:t xml:space="preserve">  "feedbackRecipients": ["String"],</w:t>
      </w:r>
    </w:p>
    <w:p w:rsidR="00000000" w:rsidDel="00000000" w:rsidP="00000000" w:rsidRDefault="00000000" w:rsidRPr="00000000" w14:paraId="00000303">
      <w:pPr>
        <w:spacing w:after="240" w:before="240" w:line="276" w:lineRule="auto"/>
        <w:ind w:left="720" w:firstLine="0"/>
        <w:rPr>
          <w:sz w:val="28"/>
          <w:szCs w:val="28"/>
        </w:rPr>
      </w:pPr>
      <w:r w:rsidDel="00000000" w:rsidR="00000000" w:rsidRPr="00000000">
        <w:rPr>
          <w:sz w:val="28"/>
          <w:szCs w:val="28"/>
          <w:rtl w:val="0"/>
        </w:rPr>
        <w:t xml:space="preserve">  "feedbackTaskName": "String",</w:t>
      </w:r>
    </w:p>
    <w:p w:rsidR="00000000" w:rsidDel="00000000" w:rsidP="00000000" w:rsidRDefault="00000000" w:rsidRPr="00000000" w14:paraId="00000304">
      <w:pPr>
        <w:spacing w:after="240" w:before="240" w:line="276" w:lineRule="auto"/>
        <w:ind w:left="720" w:firstLine="0"/>
        <w:rPr>
          <w:sz w:val="28"/>
          <w:szCs w:val="28"/>
        </w:rPr>
      </w:pPr>
      <w:r w:rsidDel="00000000" w:rsidR="00000000" w:rsidRPr="00000000">
        <w:rPr>
          <w:sz w:val="28"/>
          <w:szCs w:val="28"/>
          <w:rtl w:val="0"/>
        </w:rPr>
        <w:t xml:space="preserve">  "feedbackScore": "Integer",</w:t>
      </w:r>
    </w:p>
    <w:p w:rsidR="00000000" w:rsidDel="00000000" w:rsidP="00000000" w:rsidRDefault="00000000" w:rsidRPr="00000000" w14:paraId="00000305">
      <w:pPr>
        <w:spacing w:after="240" w:before="240" w:line="276" w:lineRule="auto"/>
        <w:ind w:left="720" w:firstLine="0"/>
        <w:rPr>
          <w:sz w:val="28"/>
          <w:szCs w:val="28"/>
        </w:rPr>
      </w:pPr>
      <w:r w:rsidDel="00000000" w:rsidR="00000000" w:rsidRPr="00000000">
        <w:rPr>
          <w:sz w:val="28"/>
          <w:szCs w:val="28"/>
          <w:rtl w:val="0"/>
        </w:rPr>
        <w:t xml:space="preserve">  "feedbackMessage": "String",</w:t>
      </w:r>
    </w:p>
    <w:p w:rsidR="00000000" w:rsidDel="00000000" w:rsidP="00000000" w:rsidRDefault="00000000" w:rsidRPr="00000000" w14:paraId="00000306">
      <w:pPr>
        <w:spacing w:after="240" w:before="240" w:line="276" w:lineRule="auto"/>
        <w:ind w:left="720" w:firstLine="0"/>
        <w:rPr>
          <w:sz w:val="28"/>
          <w:szCs w:val="28"/>
        </w:rPr>
      </w:pPr>
      <w:r w:rsidDel="00000000" w:rsidR="00000000" w:rsidRPr="00000000">
        <w:rPr>
          <w:sz w:val="28"/>
          <w:szCs w:val="28"/>
          <w:rtl w:val="0"/>
        </w:rPr>
        <w:t xml:space="preserve">  "timeStamp": "Date"</w:t>
      </w:r>
    </w:p>
    <w:p w:rsidR="00000000" w:rsidDel="00000000" w:rsidP="00000000" w:rsidRDefault="00000000" w:rsidRPr="00000000" w14:paraId="00000307">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08">
      <w:pPr>
        <w:spacing w:after="240" w:before="240" w:line="276" w:lineRule="auto"/>
        <w:ind w:left="720" w:firstLine="0"/>
        <w:rPr>
          <w:sz w:val="28"/>
          <w:szCs w:val="28"/>
        </w:rPr>
      </w:pPr>
      <w:r w:rsidDel="00000000" w:rsidR="00000000" w:rsidRPr="00000000">
        <w:rPr>
          <w:rtl w:val="0"/>
        </w:rPr>
      </w:r>
    </w:p>
    <w:p w:rsidR="00000000" w:rsidDel="00000000" w:rsidP="00000000" w:rsidRDefault="00000000" w:rsidRPr="00000000" w14:paraId="00000309">
      <w:pPr>
        <w:spacing w:after="240" w:before="240" w:line="276" w:lineRule="auto"/>
        <w:ind w:left="0" w:firstLine="0"/>
        <w:rPr>
          <w:b w:val="1"/>
          <w:sz w:val="28"/>
          <w:szCs w:val="28"/>
        </w:rPr>
      </w:pPr>
      <w:r w:rsidDel="00000000" w:rsidR="00000000" w:rsidRPr="00000000">
        <w:rPr>
          <w:rtl w:val="0"/>
        </w:rPr>
      </w:r>
    </w:p>
    <w:p w:rsidR="00000000" w:rsidDel="00000000" w:rsidP="00000000" w:rsidRDefault="00000000" w:rsidRPr="00000000" w14:paraId="0000030A">
      <w:pPr>
        <w:spacing w:after="240" w:before="240" w:line="276" w:lineRule="auto"/>
        <w:ind w:left="720" w:firstLine="0"/>
        <w:rPr>
          <w:b w:val="1"/>
          <w:sz w:val="28"/>
          <w:szCs w:val="28"/>
        </w:rPr>
      </w:pPr>
      <w:r w:rsidDel="00000000" w:rsidR="00000000" w:rsidRPr="00000000">
        <w:rPr>
          <w:b w:val="1"/>
          <w:sz w:val="28"/>
          <w:szCs w:val="28"/>
          <w:rtl w:val="0"/>
        </w:rPr>
        <w:t xml:space="preserve">Session </w:t>
      </w:r>
    </w:p>
    <w:p w:rsidR="00000000" w:rsidDel="00000000" w:rsidP="00000000" w:rsidRDefault="00000000" w:rsidRPr="00000000" w14:paraId="0000030B">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0C">
      <w:pPr>
        <w:spacing w:after="240" w:before="240" w:line="276" w:lineRule="auto"/>
        <w:ind w:left="720" w:firstLine="0"/>
        <w:rPr>
          <w:sz w:val="28"/>
          <w:szCs w:val="28"/>
        </w:rPr>
      </w:pPr>
      <w:r w:rsidDel="00000000" w:rsidR="00000000" w:rsidRPr="00000000">
        <w:rPr>
          <w:sz w:val="28"/>
          <w:szCs w:val="28"/>
          <w:rtl w:val="0"/>
        </w:rPr>
        <w:t xml:space="preserve">  "sessionId": "ObjectId",</w:t>
      </w:r>
    </w:p>
    <w:p w:rsidR="00000000" w:rsidDel="00000000" w:rsidP="00000000" w:rsidRDefault="00000000" w:rsidRPr="00000000" w14:paraId="0000030D">
      <w:pPr>
        <w:spacing w:after="240" w:before="240" w:line="276" w:lineRule="auto"/>
        <w:ind w:left="720" w:firstLine="0"/>
        <w:rPr>
          <w:sz w:val="28"/>
          <w:szCs w:val="28"/>
        </w:rPr>
      </w:pPr>
      <w:r w:rsidDel="00000000" w:rsidR="00000000" w:rsidRPr="00000000">
        <w:rPr>
          <w:sz w:val="28"/>
          <w:szCs w:val="28"/>
          <w:rtl w:val="0"/>
        </w:rPr>
        <w:t xml:space="preserve">  "sessionCreator": "String",</w:t>
      </w:r>
    </w:p>
    <w:p w:rsidR="00000000" w:rsidDel="00000000" w:rsidP="00000000" w:rsidRDefault="00000000" w:rsidRPr="00000000" w14:paraId="0000030E">
      <w:pPr>
        <w:spacing w:after="240" w:before="240" w:line="276" w:lineRule="auto"/>
        <w:ind w:left="720" w:firstLine="0"/>
        <w:rPr>
          <w:sz w:val="28"/>
          <w:szCs w:val="28"/>
        </w:rPr>
      </w:pPr>
      <w:r w:rsidDel="00000000" w:rsidR="00000000" w:rsidRPr="00000000">
        <w:rPr>
          <w:sz w:val="28"/>
          <w:szCs w:val="28"/>
          <w:rtl w:val="0"/>
        </w:rPr>
        <w:t xml:space="preserve">  "sessionTimeStamp": "Date",</w:t>
      </w:r>
    </w:p>
    <w:p w:rsidR="00000000" w:rsidDel="00000000" w:rsidP="00000000" w:rsidRDefault="00000000" w:rsidRPr="00000000" w14:paraId="0000030F">
      <w:pPr>
        <w:spacing w:after="240" w:before="240" w:line="276" w:lineRule="auto"/>
        <w:ind w:left="720" w:firstLine="0"/>
        <w:rPr>
          <w:sz w:val="28"/>
          <w:szCs w:val="28"/>
        </w:rPr>
      </w:pPr>
      <w:r w:rsidDel="00000000" w:rsidR="00000000" w:rsidRPr="00000000">
        <w:rPr>
          <w:sz w:val="28"/>
          <w:szCs w:val="28"/>
          <w:rtl w:val="0"/>
        </w:rPr>
        <w:t xml:space="preserve">  "duration": "Integer",</w:t>
      </w:r>
    </w:p>
    <w:p w:rsidR="00000000" w:rsidDel="00000000" w:rsidP="00000000" w:rsidRDefault="00000000" w:rsidRPr="00000000" w14:paraId="00000310">
      <w:pPr>
        <w:spacing w:after="240" w:before="240" w:line="276" w:lineRule="auto"/>
        <w:ind w:left="720" w:firstLine="0"/>
        <w:rPr>
          <w:sz w:val="28"/>
          <w:szCs w:val="28"/>
        </w:rPr>
      </w:pPr>
      <w:r w:rsidDel="00000000" w:rsidR="00000000" w:rsidRPr="00000000">
        <w:rPr>
          <w:sz w:val="28"/>
          <w:szCs w:val="28"/>
          <w:rtl w:val="0"/>
        </w:rPr>
        <w:t xml:space="preserve">  "sessionGoal": "String",</w:t>
      </w:r>
    </w:p>
    <w:p w:rsidR="00000000" w:rsidDel="00000000" w:rsidP="00000000" w:rsidRDefault="00000000" w:rsidRPr="00000000" w14:paraId="00000311">
      <w:pPr>
        <w:spacing w:after="240" w:before="240" w:line="276" w:lineRule="auto"/>
        <w:ind w:left="720" w:firstLine="0"/>
        <w:rPr>
          <w:sz w:val="28"/>
          <w:szCs w:val="28"/>
        </w:rPr>
      </w:pPr>
      <w:r w:rsidDel="00000000" w:rsidR="00000000" w:rsidRPr="00000000">
        <w:rPr>
          <w:sz w:val="28"/>
          <w:szCs w:val="28"/>
          <w:rtl w:val="0"/>
        </w:rPr>
        <w:t xml:space="preserve">  "sessionOutcome": "String",</w:t>
      </w:r>
    </w:p>
    <w:p w:rsidR="00000000" w:rsidDel="00000000" w:rsidP="00000000" w:rsidRDefault="00000000" w:rsidRPr="00000000" w14:paraId="00000312">
      <w:pPr>
        <w:spacing w:after="240" w:before="240" w:line="276" w:lineRule="auto"/>
        <w:ind w:left="720" w:firstLine="0"/>
        <w:rPr>
          <w:sz w:val="28"/>
          <w:szCs w:val="28"/>
        </w:rPr>
      </w:pPr>
      <w:r w:rsidDel="00000000" w:rsidR="00000000" w:rsidRPr="00000000">
        <w:rPr>
          <w:sz w:val="28"/>
          <w:szCs w:val="28"/>
          <w:rtl w:val="0"/>
        </w:rPr>
        <w:t xml:space="preserve">  "sessionEfficiency": "Integer",</w:t>
      </w:r>
    </w:p>
    <w:p w:rsidR="00000000" w:rsidDel="00000000" w:rsidP="00000000" w:rsidRDefault="00000000" w:rsidRPr="00000000" w14:paraId="00000313">
      <w:pPr>
        <w:spacing w:after="240" w:before="240" w:line="276" w:lineRule="auto"/>
        <w:ind w:left="720" w:firstLine="0"/>
        <w:rPr>
          <w:sz w:val="28"/>
          <w:szCs w:val="28"/>
        </w:rPr>
      </w:pPr>
      <w:r w:rsidDel="00000000" w:rsidR="00000000" w:rsidRPr="00000000">
        <w:rPr>
          <w:sz w:val="28"/>
          <w:szCs w:val="28"/>
          <w:rtl w:val="0"/>
        </w:rPr>
        <w:t xml:space="preserve">  "tasksOperated": ["String"]</w:t>
      </w:r>
    </w:p>
    <w:p w:rsidR="00000000" w:rsidDel="00000000" w:rsidP="00000000" w:rsidRDefault="00000000" w:rsidRPr="00000000" w14:paraId="00000314">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15">
      <w:pPr>
        <w:spacing w:after="240" w:before="240" w:line="276" w:lineRule="auto"/>
        <w:ind w:left="0" w:firstLine="0"/>
        <w:rPr>
          <w:b w:val="1"/>
          <w:sz w:val="28"/>
          <w:szCs w:val="28"/>
        </w:rPr>
      </w:pPr>
      <w:r w:rsidDel="00000000" w:rsidR="00000000" w:rsidRPr="00000000">
        <w:rPr>
          <w:sz w:val="28"/>
          <w:szCs w:val="28"/>
          <w:rtl w:val="0"/>
        </w:rPr>
        <w:tab/>
      </w:r>
      <w:r w:rsidDel="00000000" w:rsidR="00000000" w:rsidRPr="00000000">
        <w:rPr>
          <w:b w:val="1"/>
          <w:sz w:val="28"/>
          <w:szCs w:val="28"/>
          <w:rtl w:val="0"/>
        </w:rPr>
        <w:t xml:space="preserve">Message</w:t>
      </w:r>
    </w:p>
    <w:p w:rsidR="00000000" w:rsidDel="00000000" w:rsidP="00000000" w:rsidRDefault="00000000" w:rsidRPr="00000000" w14:paraId="00000316">
      <w:pPr>
        <w:spacing w:after="240" w:before="240" w:line="276" w:lineRule="auto"/>
        <w:ind w:left="0" w:firstLine="0"/>
        <w:rPr>
          <w:sz w:val="28"/>
          <w:szCs w:val="28"/>
        </w:rPr>
      </w:pPr>
      <w:r w:rsidDel="00000000" w:rsidR="00000000" w:rsidRPr="00000000">
        <w:rPr>
          <w:sz w:val="28"/>
          <w:szCs w:val="28"/>
          <w:rtl w:val="0"/>
        </w:rPr>
        <w:tab/>
        <w:tab/>
        <w:t xml:space="preserve">{</w:t>
      </w:r>
    </w:p>
    <w:p w:rsidR="00000000" w:rsidDel="00000000" w:rsidP="00000000" w:rsidRDefault="00000000" w:rsidRPr="00000000" w14:paraId="00000317">
      <w:pPr>
        <w:spacing w:after="240" w:before="240" w:line="276" w:lineRule="auto"/>
        <w:rPr>
          <w:sz w:val="28"/>
          <w:szCs w:val="28"/>
        </w:rPr>
      </w:pPr>
      <w:r w:rsidDel="00000000" w:rsidR="00000000" w:rsidRPr="00000000">
        <w:rPr>
          <w:sz w:val="28"/>
          <w:szCs w:val="28"/>
          <w:rtl w:val="0"/>
        </w:rPr>
        <w:t xml:space="preserve">  "messageId": "ObjectId",</w:t>
      </w:r>
    </w:p>
    <w:p w:rsidR="00000000" w:rsidDel="00000000" w:rsidP="00000000" w:rsidRDefault="00000000" w:rsidRPr="00000000" w14:paraId="00000318">
      <w:pPr>
        <w:spacing w:after="240" w:before="240" w:line="276" w:lineRule="auto"/>
        <w:rPr>
          <w:sz w:val="28"/>
          <w:szCs w:val="28"/>
        </w:rPr>
      </w:pPr>
      <w:r w:rsidDel="00000000" w:rsidR="00000000" w:rsidRPr="00000000">
        <w:rPr>
          <w:sz w:val="28"/>
          <w:szCs w:val="28"/>
          <w:rtl w:val="0"/>
        </w:rPr>
        <w:t xml:space="preserve">  "sender": "String",</w:t>
      </w:r>
    </w:p>
    <w:p w:rsidR="00000000" w:rsidDel="00000000" w:rsidP="00000000" w:rsidRDefault="00000000" w:rsidRPr="00000000" w14:paraId="00000319">
      <w:pPr>
        <w:spacing w:after="240" w:before="240" w:line="276" w:lineRule="auto"/>
        <w:rPr>
          <w:sz w:val="28"/>
          <w:szCs w:val="28"/>
        </w:rPr>
      </w:pPr>
      <w:r w:rsidDel="00000000" w:rsidR="00000000" w:rsidRPr="00000000">
        <w:rPr>
          <w:sz w:val="28"/>
          <w:szCs w:val="28"/>
          <w:rtl w:val="0"/>
        </w:rPr>
        <w:t xml:space="preserve">  "recipients": ["String"],</w:t>
      </w:r>
    </w:p>
    <w:p w:rsidR="00000000" w:rsidDel="00000000" w:rsidP="00000000" w:rsidRDefault="00000000" w:rsidRPr="00000000" w14:paraId="0000031A">
      <w:pPr>
        <w:spacing w:after="240" w:before="240" w:line="276" w:lineRule="auto"/>
        <w:rPr>
          <w:sz w:val="28"/>
          <w:szCs w:val="28"/>
        </w:rPr>
      </w:pPr>
      <w:r w:rsidDel="00000000" w:rsidR="00000000" w:rsidRPr="00000000">
        <w:rPr>
          <w:sz w:val="28"/>
          <w:szCs w:val="28"/>
          <w:rtl w:val="0"/>
        </w:rPr>
        <w:t xml:space="preserve">  "messageSubject": "String",</w:t>
      </w:r>
    </w:p>
    <w:p w:rsidR="00000000" w:rsidDel="00000000" w:rsidP="00000000" w:rsidRDefault="00000000" w:rsidRPr="00000000" w14:paraId="0000031B">
      <w:pPr>
        <w:spacing w:after="240" w:before="240" w:line="276" w:lineRule="auto"/>
        <w:rPr>
          <w:sz w:val="28"/>
          <w:szCs w:val="28"/>
        </w:rPr>
      </w:pPr>
      <w:r w:rsidDel="00000000" w:rsidR="00000000" w:rsidRPr="00000000">
        <w:rPr>
          <w:sz w:val="28"/>
          <w:szCs w:val="28"/>
          <w:rtl w:val="0"/>
        </w:rPr>
        <w:t xml:space="preserve">  "messageDescription": "String",</w:t>
      </w:r>
    </w:p>
    <w:p w:rsidR="00000000" w:rsidDel="00000000" w:rsidP="00000000" w:rsidRDefault="00000000" w:rsidRPr="00000000" w14:paraId="0000031C">
      <w:pPr>
        <w:spacing w:after="240" w:before="240" w:line="276" w:lineRule="auto"/>
        <w:rPr>
          <w:sz w:val="28"/>
          <w:szCs w:val="28"/>
        </w:rPr>
      </w:pPr>
      <w:r w:rsidDel="00000000" w:rsidR="00000000" w:rsidRPr="00000000">
        <w:rPr>
          <w:sz w:val="28"/>
          <w:szCs w:val="28"/>
          <w:rtl w:val="0"/>
        </w:rPr>
        <w:t xml:space="preserve">  "messageStatus": "String",</w:t>
      </w:r>
    </w:p>
    <w:p w:rsidR="00000000" w:rsidDel="00000000" w:rsidP="00000000" w:rsidRDefault="00000000" w:rsidRPr="00000000" w14:paraId="0000031D">
      <w:pPr>
        <w:spacing w:after="240" w:before="240" w:line="276" w:lineRule="auto"/>
        <w:rPr>
          <w:sz w:val="28"/>
          <w:szCs w:val="28"/>
        </w:rPr>
      </w:pPr>
      <w:r w:rsidDel="00000000" w:rsidR="00000000" w:rsidRPr="00000000">
        <w:rPr>
          <w:sz w:val="28"/>
          <w:szCs w:val="28"/>
          <w:rtl w:val="0"/>
        </w:rPr>
        <w:t xml:space="preserve">  "timeStamp": "Date"</w:t>
      </w:r>
    </w:p>
    <w:p w:rsidR="00000000" w:rsidDel="00000000" w:rsidP="00000000" w:rsidRDefault="00000000" w:rsidRPr="00000000" w14:paraId="0000031E">
      <w:pPr>
        <w:spacing w:after="240" w:before="240" w:line="276" w:lineRule="auto"/>
        <w:rPr>
          <w:color w:val="4a86e8"/>
          <w:sz w:val="30"/>
          <w:szCs w:val="30"/>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1F">
      <w:pPr>
        <w:spacing w:after="240" w:before="240" w:line="276" w:lineRule="auto"/>
        <w:ind w:left="0" w:firstLine="0"/>
        <w:rPr>
          <w:color w:val="4a86e8"/>
          <w:sz w:val="30"/>
          <w:szCs w:val="30"/>
        </w:rPr>
      </w:pPr>
      <w:r w:rsidDel="00000000" w:rsidR="00000000" w:rsidRPr="00000000">
        <w:rPr>
          <w:color w:val="4a86e8"/>
          <w:sz w:val="30"/>
          <w:szCs w:val="30"/>
          <w:rtl w:val="0"/>
        </w:rPr>
        <w:t xml:space="preserve">4.3.3 Collection Relationship (CR) Diagram</w:t>
      </w:r>
    </w:p>
    <w:p w:rsidR="00000000" w:rsidDel="00000000" w:rsidP="00000000" w:rsidRDefault="00000000" w:rsidRPr="00000000" w14:paraId="00000320">
      <w:pPr>
        <w:spacing w:after="240" w:before="240" w:line="276" w:lineRule="auto"/>
        <w:ind w:left="720" w:firstLine="0"/>
        <w:rPr>
          <w:color w:val="4a86e8"/>
          <w:sz w:val="30"/>
          <w:szCs w:val="30"/>
        </w:rPr>
      </w:pPr>
      <w:r w:rsidDel="00000000" w:rsidR="00000000" w:rsidRPr="00000000">
        <w:rPr>
          <w:rtl w:val="0"/>
        </w:rPr>
      </w:r>
    </w:p>
    <w:p w:rsidR="00000000" w:rsidDel="00000000" w:rsidP="00000000" w:rsidRDefault="00000000" w:rsidRPr="00000000" w14:paraId="00000321">
      <w:pPr>
        <w:spacing w:after="240" w:before="240" w:line="276" w:lineRule="auto"/>
        <w:ind w:left="720" w:firstLine="0"/>
        <w:rPr>
          <w:sz w:val="28"/>
          <w:szCs w:val="28"/>
        </w:rPr>
      </w:pPr>
      <w:hyperlink r:id="rId27">
        <w:r w:rsidDel="00000000" w:rsidR="00000000" w:rsidRPr="00000000">
          <w:rPr>
            <w:color w:val="4a86e8"/>
            <w:sz w:val="30"/>
            <w:szCs w:val="30"/>
          </w:rPr>
          <w:drawing>
            <wp:inline distB="19050" distT="19050" distL="19050" distR="19050">
              <wp:extent cx="5902244" cy="3336996"/>
              <wp:effectExtent b="0" l="0" r="0" t="0"/>
              <wp:docPr id="8"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02244" cy="333699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322">
      <w:pPr>
        <w:spacing w:after="240" w:before="240" w:line="276"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23">
      <w:pPr>
        <w:spacing w:after="240" w:before="240" w:line="276" w:lineRule="auto"/>
        <w:ind w:left="720" w:firstLine="0"/>
        <w:rPr>
          <w:sz w:val="28"/>
          <w:szCs w:val="28"/>
        </w:rPr>
      </w:pPr>
      <w:r w:rsidDel="00000000" w:rsidR="00000000" w:rsidRPr="00000000">
        <w:rPr>
          <w:sz w:val="28"/>
          <w:szCs w:val="28"/>
          <w:rtl w:val="0"/>
        </w:rPr>
        <w:t xml:space="preserve">Figure 11:  TimeWise Entity </w:t>
      </w:r>
      <w:r w:rsidDel="00000000" w:rsidR="00000000" w:rsidRPr="00000000">
        <w:rPr>
          <w:sz w:val="30"/>
          <w:szCs w:val="30"/>
          <w:rtl w:val="0"/>
        </w:rPr>
        <w:t xml:space="preserve">Relationship Diagram</w:t>
      </w:r>
      <w:r w:rsidDel="00000000" w:rsidR="00000000" w:rsidRPr="00000000">
        <w:rPr>
          <w:rtl w:val="0"/>
        </w:rPr>
      </w:r>
    </w:p>
    <w:p w:rsidR="00000000" w:rsidDel="00000000" w:rsidP="00000000" w:rsidRDefault="00000000" w:rsidRPr="00000000" w14:paraId="00000324">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25">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26">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27">
      <w:pPr>
        <w:spacing w:line="276" w:lineRule="auto"/>
        <w:jc w:val="both"/>
        <w:rPr>
          <w:color w:val="4a86e8"/>
          <w:sz w:val="30"/>
          <w:szCs w:val="30"/>
        </w:rPr>
      </w:pPr>
      <w:r w:rsidDel="00000000" w:rsidR="00000000" w:rsidRPr="00000000">
        <w:rPr>
          <w:color w:val="4a86e8"/>
          <w:sz w:val="30"/>
          <w:szCs w:val="30"/>
          <w:rtl w:val="0"/>
        </w:rPr>
        <w:t xml:space="preserve">5. Class Based Modeling</w:t>
      </w:r>
    </w:p>
    <w:p w:rsidR="00000000" w:rsidDel="00000000" w:rsidP="00000000" w:rsidRDefault="00000000" w:rsidRPr="00000000" w14:paraId="00000328">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29">
      <w:pPr>
        <w:spacing w:line="276" w:lineRule="auto"/>
        <w:jc w:val="both"/>
        <w:rPr>
          <w:color w:val="4a86e8"/>
          <w:sz w:val="30"/>
          <w:szCs w:val="30"/>
        </w:rPr>
      </w:pPr>
      <w:r w:rsidDel="00000000" w:rsidR="00000000" w:rsidRPr="00000000">
        <w:rPr>
          <w:color w:val="4a86e8"/>
          <w:sz w:val="30"/>
          <w:szCs w:val="30"/>
          <w:rtl w:val="0"/>
        </w:rPr>
        <w:t xml:space="preserve">5.1 What is Class Based Modeling?</w:t>
      </w:r>
    </w:p>
    <w:p w:rsidR="00000000" w:rsidDel="00000000" w:rsidP="00000000" w:rsidRDefault="00000000" w:rsidRPr="00000000" w14:paraId="0000032A">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2B">
      <w:pPr>
        <w:spacing w:line="276" w:lineRule="auto"/>
        <w:jc w:val="both"/>
        <w:rPr>
          <w:sz w:val="30"/>
          <w:szCs w:val="30"/>
        </w:rPr>
      </w:pPr>
      <w:r w:rsidDel="00000000" w:rsidR="00000000" w:rsidRPr="00000000">
        <w:rPr>
          <w:sz w:val="30"/>
          <w:szCs w:val="30"/>
          <w:rtl w:val="0"/>
        </w:rPr>
        <w:t xml:space="preserve">Class-based modeling is a technique used in software development to represent the structure of a system by defining </w:t>
      </w:r>
      <w:r w:rsidDel="00000000" w:rsidR="00000000" w:rsidRPr="00000000">
        <w:rPr>
          <w:b w:val="1"/>
          <w:sz w:val="30"/>
          <w:szCs w:val="30"/>
          <w:rtl w:val="0"/>
        </w:rPr>
        <w:t xml:space="preserve">classes</w:t>
      </w:r>
      <w:r w:rsidDel="00000000" w:rsidR="00000000" w:rsidRPr="00000000">
        <w:rPr>
          <w:sz w:val="30"/>
          <w:szCs w:val="30"/>
          <w:rtl w:val="0"/>
        </w:rPr>
        <w:t xml:space="preserve">, their </w:t>
      </w:r>
      <w:r w:rsidDel="00000000" w:rsidR="00000000" w:rsidRPr="00000000">
        <w:rPr>
          <w:b w:val="1"/>
          <w:sz w:val="30"/>
          <w:szCs w:val="30"/>
          <w:rtl w:val="0"/>
        </w:rPr>
        <w:t xml:space="preserve">attributes</w:t>
      </w:r>
      <w:r w:rsidDel="00000000" w:rsidR="00000000" w:rsidRPr="00000000">
        <w:rPr>
          <w:sz w:val="30"/>
          <w:szCs w:val="30"/>
          <w:rtl w:val="0"/>
        </w:rPr>
        <w:t xml:space="preserve">, and their </w:t>
      </w:r>
      <w:r w:rsidDel="00000000" w:rsidR="00000000" w:rsidRPr="00000000">
        <w:rPr>
          <w:b w:val="1"/>
          <w:sz w:val="30"/>
          <w:szCs w:val="30"/>
          <w:rtl w:val="0"/>
        </w:rPr>
        <w:t xml:space="preserve">relationships</w:t>
      </w:r>
      <w:r w:rsidDel="00000000" w:rsidR="00000000" w:rsidRPr="00000000">
        <w:rPr>
          <w:sz w:val="30"/>
          <w:szCs w:val="30"/>
          <w:rtl w:val="0"/>
        </w:rPr>
        <w:t xml:space="preserve">. A class encapsulates data (attributes) and behaviors (methods) into a single entity, serving as a blueprint for objects in object-oriented programming. This model helps in visualizing how different parts of a system interact with each other.</w:t>
      </w:r>
    </w:p>
    <w:p w:rsidR="00000000" w:rsidDel="00000000" w:rsidP="00000000" w:rsidRDefault="00000000" w:rsidRPr="00000000" w14:paraId="0000032C">
      <w:pPr>
        <w:spacing w:line="276" w:lineRule="auto"/>
        <w:jc w:val="both"/>
        <w:rPr>
          <w:sz w:val="30"/>
          <w:szCs w:val="30"/>
        </w:rPr>
      </w:pPr>
      <w:r w:rsidDel="00000000" w:rsidR="00000000" w:rsidRPr="00000000">
        <w:rPr>
          <w:rtl w:val="0"/>
        </w:rPr>
      </w:r>
    </w:p>
    <w:p w:rsidR="00000000" w:rsidDel="00000000" w:rsidP="00000000" w:rsidRDefault="00000000" w:rsidRPr="00000000" w14:paraId="0000032D">
      <w:pPr>
        <w:spacing w:line="276" w:lineRule="auto"/>
        <w:jc w:val="both"/>
        <w:rPr>
          <w:color w:val="4a86e8"/>
          <w:sz w:val="30"/>
          <w:szCs w:val="30"/>
        </w:rPr>
      </w:pPr>
      <w:r w:rsidDel="00000000" w:rsidR="00000000" w:rsidRPr="00000000">
        <w:rPr>
          <w:color w:val="4a86e8"/>
          <w:sz w:val="30"/>
          <w:szCs w:val="30"/>
          <w:rtl w:val="0"/>
        </w:rPr>
        <w:t xml:space="preserve">5.2 Class Based Modeling: TimeWise</w:t>
      </w:r>
    </w:p>
    <w:p w:rsidR="00000000" w:rsidDel="00000000" w:rsidP="00000000" w:rsidRDefault="00000000" w:rsidRPr="00000000" w14:paraId="0000032E">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2F">
      <w:pPr>
        <w:spacing w:line="276" w:lineRule="auto"/>
        <w:jc w:val="both"/>
        <w:rPr>
          <w:color w:val="4a86e8"/>
          <w:sz w:val="30"/>
          <w:szCs w:val="30"/>
        </w:rPr>
      </w:pPr>
      <w:r w:rsidDel="00000000" w:rsidR="00000000" w:rsidRPr="00000000">
        <w:rPr>
          <w:color w:val="4a86e8"/>
          <w:sz w:val="30"/>
          <w:szCs w:val="30"/>
          <w:rtl w:val="0"/>
        </w:rPr>
        <w:t xml:space="preserve">5.2.1 List of Nouns and Related Verbs</w:t>
      </w:r>
    </w:p>
    <w:p w:rsidR="00000000" w:rsidDel="00000000" w:rsidP="00000000" w:rsidRDefault="00000000" w:rsidRPr="00000000" w14:paraId="00000330">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31">
      <w:pPr>
        <w:spacing w:line="276" w:lineRule="auto"/>
        <w:jc w:val="both"/>
        <w:rPr>
          <w:sz w:val="26"/>
          <w:szCs w:val="26"/>
        </w:rPr>
      </w:pPr>
      <w:r w:rsidDel="00000000" w:rsidR="00000000" w:rsidRPr="00000000">
        <w:rPr>
          <w:rtl w:val="0"/>
        </w:rPr>
      </w:r>
    </w:p>
    <w:p w:rsidR="00000000" w:rsidDel="00000000" w:rsidP="00000000" w:rsidRDefault="00000000" w:rsidRPr="00000000" w14:paraId="00000332">
      <w:pPr>
        <w:spacing w:line="276" w:lineRule="auto"/>
        <w:jc w:val="both"/>
        <w:rPr>
          <w:sz w:val="26"/>
          <w:szCs w:val="26"/>
        </w:rPr>
      </w:pPr>
      <w:r w:rsidDel="00000000" w:rsidR="00000000" w:rsidRPr="00000000">
        <w:rPr>
          <w:rtl w:val="0"/>
        </w:rPr>
      </w:r>
    </w:p>
    <w:tbl>
      <w:tblPr>
        <w:tblStyle w:val="Table2"/>
        <w:tblpPr w:leftFromText="180" w:rightFromText="180" w:topFromText="180" w:bottomFromText="180" w:vertAnchor="text" w:horzAnchor="text" w:tblpX="0" w:tblpY="0"/>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895"/>
        <w:gridCol w:w="6315"/>
        <w:tblGridChange w:id="0">
          <w:tblGrid>
            <w:gridCol w:w="675"/>
            <w:gridCol w:w="2895"/>
            <w:gridCol w:w="6315"/>
          </w:tblGrid>
        </w:tblGridChange>
      </w:tblGrid>
      <w:tr>
        <w:trPr>
          <w:cantSplit w:val="0"/>
          <w:tblHeader w:val="1"/>
        </w:trPr>
        <w:tc>
          <w:tcPr/>
          <w:p w:rsidR="00000000" w:rsidDel="00000000" w:rsidP="00000000" w:rsidRDefault="00000000" w:rsidRPr="00000000" w14:paraId="00000333">
            <w:pPr>
              <w:widowControl w:val="0"/>
              <w:spacing w:line="240" w:lineRule="auto"/>
              <w:jc w:val="both"/>
              <w:rPr>
                <w:sz w:val="26"/>
                <w:szCs w:val="26"/>
              </w:rPr>
            </w:pPr>
            <w:r w:rsidDel="00000000" w:rsidR="00000000" w:rsidRPr="00000000">
              <w:rPr>
                <w:sz w:val="26"/>
                <w:szCs w:val="26"/>
                <w:rtl w:val="0"/>
              </w:rPr>
              <w:t xml:space="preserve">No.</w:t>
            </w:r>
          </w:p>
        </w:tc>
        <w:tc>
          <w:tcPr/>
          <w:p w:rsidR="00000000" w:rsidDel="00000000" w:rsidP="00000000" w:rsidRDefault="00000000" w:rsidRPr="00000000" w14:paraId="00000334">
            <w:pPr>
              <w:widowControl w:val="0"/>
              <w:spacing w:line="240" w:lineRule="auto"/>
              <w:jc w:val="both"/>
              <w:rPr>
                <w:sz w:val="26"/>
                <w:szCs w:val="26"/>
              </w:rPr>
            </w:pPr>
            <w:r w:rsidDel="00000000" w:rsidR="00000000" w:rsidRPr="00000000">
              <w:rPr>
                <w:sz w:val="26"/>
                <w:szCs w:val="26"/>
                <w:rtl w:val="0"/>
              </w:rPr>
              <w:t xml:space="preserve">Nouns</w:t>
            </w:r>
          </w:p>
        </w:tc>
        <w:tc>
          <w:tcPr/>
          <w:p w:rsidR="00000000" w:rsidDel="00000000" w:rsidP="00000000" w:rsidRDefault="00000000" w:rsidRPr="00000000" w14:paraId="00000335">
            <w:pPr>
              <w:widowControl w:val="0"/>
              <w:spacing w:line="240" w:lineRule="auto"/>
              <w:jc w:val="both"/>
              <w:rPr>
                <w:sz w:val="26"/>
                <w:szCs w:val="26"/>
              </w:rPr>
            </w:pPr>
            <w:r w:rsidDel="00000000" w:rsidR="00000000" w:rsidRPr="00000000">
              <w:rPr>
                <w:sz w:val="26"/>
                <w:szCs w:val="26"/>
                <w:rtl w:val="0"/>
              </w:rPr>
              <w:t xml:space="preserve">Related Verbs</w:t>
            </w:r>
          </w:p>
        </w:tc>
      </w:tr>
      <w:tr>
        <w:trPr>
          <w:cantSplit w:val="0"/>
          <w:tblHeader w:val="1"/>
        </w:trPr>
        <w:tc>
          <w:tcPr/>
          <w:p w:rsidR="00000000" w:rsidDel="00000000" w:rsidP="00000000" w:rsidRDefault="00000000" w:rsidRPr="00000000" w14:paraId="00000336">
            <w:pPr>
              <w:widowControl w:val="0"/>
              <w:spacing w:line="240" w:lineRule="auto"/>
              <w:jc w:val="both"/>
              <w:rPr>
                <w:sz w:val="26"/>
                <w:szCs w:val="26"/>
              </w:rPr>
            </w:pPr>
            <w:r w:rsidDel="00000000" w:rsidR="00000000" w:rsidRPr="00000000">
              <w:rPr>
                <w:sz w:val="26"/>
                <w:szCs w:val="26"/>
                <w:rtl w:val="0"/>
              </w:rPr>
              <w:t xml:space="preserve">01</w:t>
            </w:r>
          </w:p>
        </w:tc>
        <w:tc>
          <w:tcPr/>
          <w:p w:rsidR="00000000" w:rsidDel="00000000" w:rsidP="00000000" w:rsidRDefault="00000000" w:rsidRPr="00000000" w14:paraId="00000337">
            <w:pPr>
              <w:widowControl w:val="0"/>
              <w:spacing w:line="240" w:lineRule="auto"/>
              <w:jc w:val="both"/>
              <w:rPr>
                <w:sz w:val="26"/>
                <w:szCs w:val="26"/>
              </w:rPr>
            </w:pPr>
            <w:r w:rsidDel="00000000" w:rsidR="00000000" w:rsidRPr="00000000">
              <w:rPr>
                <w:sz w:val="26"/>
                <w:szCs w:val="26"/>
                <w:rtl w:val="0"/>
              </w:rPr>
              <w:t xml:space="preserve">User</w:t>
            </w:r>
          </w:p>
        </w:tc>
        <w:tc>
          <w:tcPr/>
          <w:p w:rsidR="00000000" w:rsidDel="00000000" w:rsidP="00000000" w:rsidRDefault="00000000" w:rsidRPr="00000000" w14:paraId="00000338">
            <w:pPr>
              <w:widowControl w:val="0"/>
              <w:spacing w:line="240" w:lineRule="auto"/>
              <w:jc w:val="both"/>
              <w:rPr>
                <w:sz w:val="26"/>
                <w:szCs w:val="26"/>
              </w:rPr>
            </w:pPr>
            <w:r w:rsidDel="00000000" w:rsidR="00000000" w:rsidRPr="00000000">
              <w:rPr>
                <w:sz w:val="26"/>
                <w:szCs w:val="26"/>
                <w:rtl w:val="0"/>
              </w:rPr>
              <w:t xml:space="preserve">Create, Manage, Update, Delete, Authenticate, Login, Logout, Register, View Profile, Interact, Collaborate</w:t>
            </w:r>
          </w:p>
        </w:tc>
      </w:tr>
      <w:tr>
        <w:trPr>
          <w:cantSplit w:val="0"/>
          <w:tblHeader w:val="1"/>
        </w:trPr>
        <w:tc>
          <w:tcPr/>
          <w:p w:rsidR="00000000" w:rsidDel="00000000" w:rsidP="00000000" w:rsidRDefault="00000000" w:rsidRPr="00000000" w14:paraId="00000339">
            <w:pPr>
              <w:widowControl w:val="0"/>
              <w:spacing w:line="240" w:lineRule="auto"/>
              <w:jc w:val="both"/>
              <w:rPr>
                <w:sz w:val="26"/>
                <w:szCs w:val="26"/>
              </w:rPr>
            </w:pPr>
            <w:r w:rsidDel="00000000" w:rsidR="00000000" w:rsidRPr="00000000">
              <w:rPr>
                <w:sz w:val="26"/>
                <w:szCs w:val="26"/>
                <w:rtl w:val="0"/>
              </w:rPr>
              <w:t xml:space="preserve">02</w:t>
            </w:r>
          </w:p>
        </w:tc>
        <w:tc>
          <w:tcPr/>
          <w:p w:rsidR="00000000" w:rsidDel="00000000" w:rsidP="00000000" w:rsidRDefault="00000000" w:rsidRPr="00000000" w14:paraId="0000033A">
            <w:pPr>
              <w:widowControl w:val="0"/>
              <w:spacing w:line="240" w:lineRule="auto"/>
              <w:jc w:val="both"/>
              <w:rPr>
                <w:sz w:val="26"/>
                <w:szCs w:val="26"/>
              </w:rPr>
            </w:pPr>
            <w:r w:rsidDel="00000000" w:rsidR="00000000" w:rsidRPr="00000000">
              <w:rPr>
                <w:sz w:val="26"/>
                <w:szCs w:val="26"/>
                <w:rtl w:val="0"/>
              </w:rPr>
              <w:t xml:space="preserve">Student</w:t>
            </w:r>
          </w:p>
        </w:tc>
        <w:tc>
          <w:tcPr/>
          <w:p w:rsidR="00000000" w:rsidDel="00000000" w:rsidP="00000000" w:rsidRDefault="00000000" w:rsidRPr="00000000" w14:paraId="0000033B">
            <w:pPr>
              <w:widowControl w:val="0"/>
              <w:spacing w:line="240" w:lineRule="auto"/>
              <w:jc w:val="both"/>
              <w:rPr>
                <w:sz w:val="26"/>
                <w:szCs w:val="26"/>
              </w:rPr>
            </w:pPr>
            <w:r w:rsidDel="00000000" w:rsidR="00000000" w:rsidRPr="00000000">
              <w:rPr>
                <w:sz w:val="26"/>
                <w:szCs w:val="26"/>
                <w:rtl w:val="0"/>
              </w:rPr>
              <w:t xml:space="preserve">Register, Manage Tasks, View Stats, Track Progress, Receive Notifications, Collaborate</w:t>
            </w:r>
          </w:p>
        </w:tc>
      </w:tr>
      <w:tr>
        <w:trPr>
          <w:cantSplit w:val="0"/>
          <w:trHeight w:val="540" w:hRule="atLeast"/>
          <w:tblHeader w:val="0"/>
        </w:trPr>
        <w:tc>
          <w:tcPr/>
          <w:p w:rsidR="00000000" w:rsidDel="00000000" w:rsidP="00000000" w:rsidRDefault="00000000" w:rsidRPr="00000000" w14:paraId="0000033C">
            <w:pPr>
              <w:widowControl w:val="0"/>
              <w:spacing w:line="240" w:lineRule="auto"/>
              <w:jc w:val="both"/>
              <w:rPr>
                <w:sz w:val="26"/>
                <w:szCs w:val="26"/>
              </w:rPr>
            </w:pPr>
            <w:r w:rsidDel="00000000" w:rsidR="00000000" w:rsidRPr="00000000">
              <w:rPr>
                <w:sz w:val="26"/>
                <w:szCs w:val="26"/>
                <w:rtl w:val="0"/>
              </w:rPr>
              <w:t xml:space="preserve">03</w:t>
            </w:r>
          </w:p>
        </w:tc>
        <w:tc>
          <w:tcPr/>
          <w:p w:rsidR="00000000" w:rsidDel="00000000" w:rsidP="00000000" w:rsidRDefault="00000000" w:rsidRPr="00000000" w14:paraId="0000033D">
            <w:pPr>
              <w:widowControl w:val="0"/>
              <w:spacing w:line="240" w:lineRule="auto"/>
              <w:jc w:val="both"/>
              <w:rPr>
                <w:sz w:val="26"/>
                <w:szCs w:val="26"/>
              </w:rPr>
            </w:pPr>
            <w:r w:rsidDel="00000000" w:rsidR="00000000" w:rsidRPr="00000000">
              <w:rPr>
                <w:sz w:val="26"/>
                <w:szCs w:val="26"/>
                <w:rtl w:val="0"/>
              </w:rPr>
              <w:t xml:space="preserve">Teacher</w:t>
            </w:r>
          </w:p>
        </w:tc>
        <w:tc>
          <w:tcPr/>
          <w:p w:rsidR="00000000" w:rsidDel="00000000" w:rsidP="00000000" w:rsidRDefault="00000000" w:rsidRPr="00000000" w14:paraId="0000033E">
            <w:pPr>
              <w:widowControl w:val="0"/>
              <w:spacing w:line="240" w:lineRule="auto"/>
              <w:jc w:val="both"/>
              <w:rPr>
                <w:sz w:val="26"/>
                <w:szCs w:val="26"/>
              </w:rPr>
            </w:pPr>
            <w:r w:rsidDel="00000000" w:rsidR="00000000" w:rsidRPr="00000000">
              <w:rPr>
                <w:sz w:val="26"/>
                <w:szCs w:val="26"/>
                <w:rtl w:val="0"/>
              </w:rPr>
              <w:t xml:space="preserve">Register, Manage Tasks, View Stats, Assign, Collaborate, Provide Feedback</w:t>
            </w:r>
          </w:p>
        </w:tc>
      </w:tr>
      <w:tr>
        <w:trPr>
          <w:cantSplit w:val="0"/>
          <w:trHeight w:val="540" w:hRule="atLeast"/>
          <w:tblHeader w:val="0"/>
        </w:trPr>
        <w:tc>
          <w:tcPr/>
          <w:p w:rsidR="00000000" w:rsidDel="00000000" w:rsidP="00000000" w:rsidRDefault="00000000" w:rsidRPr="00000000" w14:paraId="0000033F">
            <w:pPr>
              <w:widowControl w:val="0"/>
              <w:spacing w:line="240" w:lineRule="auto"/>
              <w:jc w:val="both"/>
              <w:rPr>
                <w:sz w:val="26"/>
                <w:szCs w:val="26"/>
              </w:rPr>
            </w:pPr>
            <w:r w:rsidDel="00000000" w:rsidR="00000000" w:rsidRPr="00000000">
              <w:rPr>
                <w:sz w:val="26"/>
                <w:szCs w:val="26"/>
                <w:rtl w:val="0"/>
              </w:rPr>
              <w:t xml:space="preserve">04</w:t>
            </w:r>
          </w:p>
        </w:tc>
        <w:tc>
          <w:tcPr/>
          <w:p w:rsidR="00000000" w:rsidDel="00000000" w:rsidP="00000000" w:rsidRDefault="00000000" w:rsidRPr="00000000" w14:paraId="00000340">
            <w:pPr>
              <w:widowControl w:val="0"/>
              <w:spacing w:line="240" w:lineRule="auto"/>
              <w:jc w:val="both"/>
              <w:rPr>
                <w:sz w:val="26"/>
                <w:szCs w:val="26"/>
              </w:rPr>
            </w:pPr>
            <w:r w:rsidDel="00000000" w:rsidR="00000000" w:rsidRPr="00000000">
              <w:rPr>
                <w:sz w:val="26"/>
                <w:szCs w:val="26"/>
                <w:rtl w:val="0"/>
              </w:rPr>
              <w:t xml:space="preserve">Manager</w:t>
            </w:r>
          </w:p>
        </w:tc>
        <w:tc>
          <w:tcPr/>
          <w:p w:rsidR="00000000" w:rsidDel="00000000" w:rsidP="00000000" w:rsidRDefault="00000000" w:rsidRPr="00000000" w14:paraId="00000341">
            <w:pPr>
              <w:widowControl w:val="0"/>
              <w:spacing w:line="240" w:lineRule="auto"/>
              <w:jc w:val="both"/>
              <w:rPr>
                <w:sz w:val="26"/>
                <w:szCs w:val="26"/>
              </w:rPr>
            </w:pPr>
            <w:r w:rsidDel="00000000" w:rsidR="00000000" w:rsidRPr="00000000">
              <w:rPr>
                <w:sz w:val="26"/>
                <w:szCs w:val="26"/>
                <w:rtl w:val="0"/>
              </w:rPr>
              <w:t xml:space="preserve">Assign, Track, Evaluate, Collaborate, Manage Tasks, Review, Provide Feedback</w:t>
            </w:r>
          </w:p>
        </w:tc>
      </w:tr>
      <w:tr>
        <w:trPr>
          <w:cantSplit w:val="0"/>
          <w:trHeight w:val="540" w:hRule="atLeast"/>
          <w:tblHeader w:val="0"/>
        </w:trPr>
        <w:tc>
          <w:tcPr/>
          <w:p w:rsidR="00000000" w:rsidDel="00000000" w:rsidP="00000000" w:rsidRDefault="00000000" w:rsidRPr="00000000" w14:paraId="00000342">
            <w:pPr>
              <w:widowControl w:val="0"/>
              <w:spacing w:line="240" w:lineRule="auto"/>
              <w:jc w:val="both"/>
              <w:rPr>
                <w:sz w:val="26"/>
                <w:szCs w:val="26"/>
              </w:rPr>
            </w:pPr>
            <w:r w:rsidDel="00000000" w:rsidR="00000000" w:rsidRPr="00000000">
              <w:rPr>
                <w:sz w:val="26"/>
                <w:szCs w:val="26"/>
                <w:rtl w:val="0"/>
              </w:rPr>
              <w:t xml:space="preserve">05</w:t>
            </w:r>
          </w:p>
        </w:tc>
        <w:tc>
          <w:tcPr/>
          <w:p w:rsidR="00000000" w:rsidDel="00000000" w:rsidP="00000000" w:rsidRDefault="00000000" w:rsidRPr="00000000" w14:paraId="00000343">
            <w:pPr>
              <w:widowControl w:val="0"/>
              <w:spacing w:line="240" w:lineRule="auto"/>
              <w:jc w:val="both"/>
              <w:rPr>
                <w:sz w:val="26"/>
                <w:szCs w:val="26"/>
              </w:rPr>
            </w:pPr>
            <w:r w:rsidDel="00000000" w:rsidR="00000000" w:rsidRPr="00000000">
              <w:rPr>
                <w:sz w:val="26"/>
                <w:szCs w:val="26"/>
                <w:rtl w:val="0"/>
              </w:rPr>
              <w:t xml:space="preserve">Employee</w:t>
            </w:r>
          </w:p>
        </w:tc>
        <w:tc>
          <w:tcPr/>
          <w:p w:rsidR="00000000" w:rsidDel="00000000" w:rsidP="00000000" w:rsidRDefault="00000000" w:rsidRPr="00000000" w14:paraId="00000344">
            <w:pPr>
              <w:widowControl w:val="0"/>
              <w:spacing w:line="240" w:lineRule="auto"/>
              <w:jc w:val="both"/>
              <w:rPr>
                <w:sz w:val="26"/>
                <w:szCs w:val="26"/>
              </w:rPr>
            </w:pPr>
            <w:r w:rsidDel="00000000" w:rsidR="00000000" w:rsidRPr="00000000">
              <w:rPr>
                <w:sz w:val="26"/>
                <w:szCs w:val="26"/>
                <w:rtl w:val="0"/>
              </w:rPr>
              <w:t xml:space="preserve">Register, Update, Manage Tasks, Track Progress, Provide Feedback</w:t>
            </w:r>
          </w:p>
        </w:tc>
      </w:tr>
      <w:tr>
        <w:trPr>
          <w:cantSplit w:val="0"/>
          <w:trHeight w:val="915" w:hRule="atLeast"/>
          <w:tblHeader w:val="0"/>
        </w:trPr>
        <w:tc>
          <w:tcPr/>
          <w:p w:rsidR="00000000" w:rsidDel="00000000" w:rsidP="00000000" w:rsidRDefault="00000000" w:rsidRPr="00000000" w14:paraId="00000345">
            <w:pPr>
              <w:widowControl w:val="0"/>
              <w:spacing w:line="240" w:lineRule="auto"/>
              <w:jc w:val="both"/>
              <w:rPr>
                <w:sz w:val="26"/>
                <w:szCs w:val="26"/>
              </w:rPr>
            </w:pPr>
            <w:r w:rsidDel="00000000" w:rsidR="00000000" w:rsidRPr="00000000">
              <w:rPr>
                <w:sz w:val="26"/>
                <w:szCs w:val="26"/>
                <w:rtl w:val="0"/>
              </w:rPr>
              <w:t xml:space="preserve">06</w:t>
            </w:r>
          </w:p>
        </w:tc>
        <w:tc>
          <w:tcPr/>
          <w:p w:rsidR="00000000" w:rsidDel="00000000" w:rsidP="00000000" w:rsidRDefault="00000000" w:rsidRPr="00000000" w14:paraId="00000346">
            <w:pPr>
              <w:widowControl w:val="0"/>
              <w:spacing w:line="240" w:lineRule="auto"/>
              <w:jc w:val="both"/>
              <w:rPr>
                <w:sz w:val="26"/>
                <w:szCs w:val="26"/>
              </w:rPr>
            </w:pPr>
            <w:r w:rsidDel="00000000" w:rsidR="00000000" w:rsidRPr="00000000">
              <w:rPr>
                <w:sz w:val="26"/>
                <w:szCs w:val="26"/>
                <w:rtl w:val="0"/>
              </w:rPr>
              <w:t xml:space="preserve">Working Professional</w:t>
            </w:r>
          </w:p>
        </w:tc>
        <w:tc>
          <w:tcPr/>
          <w:p w:rsidR="00000000" w:rsidDel="00000000" w:rsidP="00000000" w:rsidRDefault="00000000" w:rsidRPr="00000000" w14:paraId="00000347">
            <w:pPr>
              <w:widowControl w:val="0"/>
              <w:spacing w:line="240" w:lineRule="auto"/>
              <w:jc w:val="both"/>
              <w:rPr>
                <w:sz w:val="26"/>
                <w:szCs w:val="26"/>
              </w:rPr>
            </w:pPr>
            <w:r w:rsidDel="00000000" w:rsidR="00000000" w:rsidRPr="00000000">
              <w:rPr>
                <w:sz w:val="26"/>
                <w:szCs w:val="26"/>
                <w:rtl w:val="0"/>
              </w:rPr>
              <w:t xml:space="preserve">Manage Tasks, Track, View Stats, Collaborate, Receive Notifications</w:t>
            </w:r>
          </w:p>
        </w:tc>
      </w:tr>
      <w:tr>
        <w:trPr>
          <w:cantSplit w:val="0"/>
          <w:trHeight w:val="540" w:hRule="atLeast"/>
          <w:tblHeader w:val="0"/>
        </w:trPr>
        <w:tc>
          <w:tcPr/>
          <w:p w:rsidR="00000000" w:rsidDel="00000000" w:rsidP="00000000" w:rsidRDefault="00000000" w:rsidRPr="00000000" w14:paraId="00000348">
            <w:pPr>
              <w:widowControl w:val="0"/>
              <w:spacing w:line="240" w:lineRule="auto"/>
              <w:jc w:val="both"/>
              <w:rPr>
                <w:sz w:val="26"/>
                <w:szCs w:val="26"/>
              </w:rPr>
            </w:pPr>
            <w:r w:rsidDel="00000000" w:rsidR="00000000" w:rsidRPr="00000000">
              <w:rPr>
                <w:sz w:val="26"/>
                <w:szCs w:val="26"/>
                <w:rtl w:val="0"/>
              </w:rPr>
              <w:t xml:space="preserve">07</w:t>
            </w:r>
          </w:p>
        </w:tc>
        <w:tc>
          <w:tcPr/>
          <w:p w:rsidR="00000000" w:rsidDel="00000000" w:rsidP="00000000" w:rsidRDefault="00000000" w:rsidRPr="00000000" w14:paraId="00000349">
            <w:pPr>
              <w:widowControl w:val="0"/>
              <w:spacing w:line="240" w:lineRule="auto"/>
              <w:jc w:val="both"/>
              <w:rPr>
                <w:sz w:val="26"/>
                <w:szCs w:val="26"/>
              </w:rPr>
            </w:pPr>
            <w:r w:rsidDel="00000000" w:rsidR="00000000" w:rsidRPr="00000000">
              <w:rPr>
                <w:sz w:val="26"/>
                <w:szCs w:val="26"/>
                <w:rtl w:val="0"/>
              </w:rPr>
              <w:t xml:space="preserve">Others</w:t>
            </w:r>
          </w:p>
        </w:tc>
        <w:tc>
          <w:tcPr/>
          <w:p w:rsidR="00000000" w:rsidDel="00000000" w:rsidP="00000000" w:rsidRDefault="00000000" w:rsidRPr="00000000" w14:paraId="0000034A">
            <w:pPr>
              <w:widowControl w:val="0"/>
              <w:spacing w:line="240" w:lineRule="auto"/>
              <w:jc w:val="both"/>
              <w:rPr>
                <w:sz w:val="26"/>
                <w:szCs w:val="26"/>
              </w:rPr>
            </w:pPr>
            <w:r w:rsidDel="00000000" w:rsidR="00000000" w:rsidRPr="00000000">
              <w:rPr>
                <w:sz w:val="26"/>
                <w:szCs w:val="26"/>
                <w:rtl w:val="0"/>
              </w:rPr>
              <w:t xml:space="preserve">Register, Manage Tasks, Track Progress, Collaborate, View Stats</w:t>
            </w:r>
          </w:p>
        </w:tc>
      </w:tr>
      <w:tr>
        <w:trPr>
          <w:cantSplit w:val="0"/>
          <w:trHeight w:val="765" w:hRule="atLeast"/>
          <w:tblHeader w:val="0"/>
        </w:trPr>
        <w:tc>
          <w:tcPr/>
          <w:p w:rsidR="00000000" w:rsidDel="00000000" w:rsidP="00000000" w:rsidRDefault="00000000" w:rsidRPr="00000000" w14:paraId="0000034B">
            <w:pPr>
              <w:widowControl w:val="0"/>
              <w:spacing w:line="240" w:lineRule="auto"/>
              <w:jc w:val="both"/>
              <w:rPr>
                <w:sz w:val="26"/>
                <w:szCs w:val="26"/>
              </w:rPr>
            </w:pPr>
            <w:r w:rsidDel="00000000" w:rsidR="00000000" w:rsidRPr="00000000">
              <w:rPr>
                <w:sz w:val="26"/>
                <w:szCs w:val="26"/>
                <w:rtl w:val="0"/>
              </w:rPr>
              <w:t xml:space="preserve">08</w:t>
            </w:r>
          </w:p>
        </w:tc>
        <w:tc>
          <w:tcPr/>
          <w:p w:rsidR="00000000" w:rsidDel="00000000" w:rsidP="00000000" w:rsidRDefault="00000000" w:rsidRPr="00000000" w14:paraId="0000034C">
            <w:pPr>
              <w:widowControl w:val="0"/>
              <w:spacing w:line="240" w:lineRule="auto"/>
              <w:jc w:val="both"/>
              <w:rPr>
                <w:sz w:val="26"/>
                <w:szCs w:val="26"/>
              </w:rPr>
            </w:pPr>
            <w:r w:rsidDel="00000000" w:rsidR="00000000" w:rsidRPr="00000000">
              <w:rPr>
                <w:sz w:val="26"/>
                <w:szCs w:val="26"/>
                <w:rtl w:val="0"/>
              </w:rPr>
              <w:t xml:space="preserve">Task</w:t>
            </w:r>
          </w:p>
        </w:tc>
        <w:tc>
          <w:tcPr/>
          <w:p w:rsidR="00000000" w:rsidDel="00000000" w:rsidP="00000000" w:rsidRDefault="00000000" w:rsidRPr="00000000" w14:paraId="0000034D">
            <w:pPr>
              <w:widowControl w:val="0"/>
              <w:spacing w:line="240" w:lineRule="auto"/>
              <w:jc w:val="both"/>
              <w:rPr>
                <w:sz w:val="26"/>
                <w:szCs w:val="26"/>
              </w:rPr>
            </w:pPr>
            <w:r w:rsidDel="00000000" w:rsidR="00000000" w:rsidRPr="00000000">
              <w:rPr>
                <w:sz w:val="26"/>
                <w:szCs w:val="26"/>
                <w:rtl w:val="0"/>
              </w:rPr>
              <w:t xml:space="preserve">Create, Update, Delete, Assign, Track, Prioritize, Share, Complete, Modify, Comment</w:t>
            </w:r>
          </w:p>
        </w:tc>
      </w:tr>
      <w:tr>
        <w:trPr>
          <w:cantSplit w:val="0"/>
          <w:trHeight w:val="540" w:hRule="atLeast"/>
          <w:tblHeader w:val="0"/>
        </w:trPr>
        <w:tc>
          <w:tcPr/>
          <w:p w:rsidR="00000000" w:rsidDel="00000000" w:rsidP="00000000" w:rsidRDefault="00000000" w:rsidRPr="00000000" w14:paraId="0000034E">
            <w:pPr>
              <w:widowControl w:val="0"/>
              <w:spacing w:line="240" w:lineRule="auto"/>
              <w:jc w:val="both"/>
              <w:rPr>
                <w:sz w:val="26"/>
                <w:szCs w:val="26"/>
              </w:rPr>
            </w:pPr>
            <w:r w:rsidDel="00000000" w:rsidR="00000000" w:rsidRPr="00000000">
              <w:rPr>
                <w:sz w:val="26"/>
                <w:szCs w:val="26"/>
                <w:rtl w:val="0"/>
              </w:rPr>
              <w:t xml:space="preserve">09</w:t>
            </w:r>
          </w:p>
        </w:tc>
        <w:tc>
          <w:tcPr/>
          <w:p w:rsidR="00000000" w:rsidDel="00000000" w:rsidP="00000000" w:rsidRDefault="00000000" w:rsidRPr="00000000" w14:paraId="0000034F">
            <w:pPr>
              <w:widowControl w:val="0"/>
              <w:spacing w:line="240" w:lineRule="auto"/>
              <w:jc w:val="both"/>
              <w:rPr>
                <w:sz w:val="26"/>
                <w:szCs w:val="26"/>
              </w:rPr>
            </w:pPr>
            <w:r w:rsidDel="00000000" w:rsidR="00000000" w:rsidRPr="00000000">
              <w:rPr>
                <w:sz w:val="26"/>
                <w:szCs w:val="26"/>
                <w:rtl w:val="0"/>
              </w:rPr>
              <w:t xml:space="preserve">Progress</w:t>
            </w:r>
          </w:p>
        </w:tc>
        <w:tc>
          <w:tcPr/>
          <w:p w:rsidR="00000000" w:rsidDel="00000000" w:rsidP="00000000" w:rsidRDefault="00000000" w:rsidRPr="00000000" w14:paraId="00000350">
            <w:pPr>
              <w:widowControl w:val="0"/>
              <w:spacing w:line="240" w:lineRule="auto"/>
              <w:jc w:val="both"/>
              <w:rPr>
                <w:sz w:val="26"/>
                <w:szCs w:val="26"/>
              </w:rPr>
            </w:pPr>
            <w:r w:rsidDel="00000000" w:rsidR="00000000" w:rsidRPr="00000000">
              <w:rPr>
                <w:sz w:val="26"/>
                <w:szCs w:val="26"/>
                <w:rtl w:val="0"/>
              </w:rPr>
              <w:t xml:space="preserve">Track, Record, Evaluate, Update, Visualize</w:t>
            </w:r>
          </w:p>
        </w:tc>
      </w:tr>
      <w:tr>
        <w:trPr>
          <w:cantSplit w:val="0"/>
          <w:trHeight w:val="540" w:hRule="atLeast"/>
          <w:tblHeader w:val="0"/>
        </w:trPr>
        <w:tc>
          <w:tcPr/>
          <w:p w:rsidR="00000000" w:rsidDel="00000000" w:rsidP="00000000" w:rsidRDefault="00000000" w:rsidRPr="00000000" w14:paraId="00000351">
            <w:pPr>
              <w:widowControl w:val="0"/>
              <w:spacing w:line="240" w:lineRule="auto"/>
              <w:jc w:val="both"/>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352">
            <w:pPr>
              <w:widowControl w:val="0"/>
              <w:spacing w:line="240" w:lineRule="auto"/>
              <w:jc w:val="both"/>
              <w:rPr>
                <w:sz w:val="26"/>
                <w:szCs w:val="26"/>
              </w:rPr>
            </w:pPr>
            <w:r w:rsidDel="00000000" w:rsidR="00000000" w:rsidRPr="00000000">
              <w:rPr>
                <w:sz w:val="26"/>
                <w:szCs w:val="26"/>
                <w:rtl w:val="0"/>
              </w:rPr>
              <w:t xml:space="preserve">Performance</w:t>
            </w:r>
          </w:p>
        </w:tc>
        <w:tc>
          <w:tcPr/>
          <w:p w:rsidR="00000000" w:rsidDel="00000000" w:rsidP="00000000" w:rsidRDefault="00000000" w:rsidRPr="00000000" w14:paraId="00000353">
            <w:pPr>
              <w:widowControl w:val="0"/>
              <w:spacing w:line="240" w:lineRule="auto"/>
              <w:jc w:val="both"/>
              <w:rPr>
                <w:sz w:val="26"/>
                <w:szCs w:val="26"/>
              </w:rPr>
            </w:pPr>
            <w:r w:rsidDel="00000000" w:rsidR="00000000" w:rsidRPr="00000000">
              <w:rPr>
                <w:sz w:val="26"/>
                <w:szCs w:val="26"/>
                <w:rtl w:val="0"/>
              </w:rPr>
              <w:t xml:space="preserve">Evaluate, Track, Record, Analyze, Improve</w:t>
            </w:r>
          </w:p>
        </w:tc>
      </w:tr>
      <w:tr>
        <w:trPr>
          <w:cantSplit w:val="0"/>
          <w:trHeight w:val="540" w:hRule="atLeast"/>
          <w:tblHeader w:val="0"/>
        </w:trPr>
        <w:tc>
          <w:tcPr/>
          <w:p w:rsidR="00000000" w:rsidDel="00000000" w:rsidP="00000000" w:rsidRDefault="00000000" w:rsidRPr="00000000" w14:paraId="00000354">
            <w:pPr>
              <w:widowControl w:val="0"/>
              <w:spacing w:line="240" w:lineRule="auto"/>
              <w:jc w:val="both"/>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355">
            <w:pPr>
              <w:widowControl w:val="0"/>
              <w:spacing w:line="240" w:lineRule="auto"/>
              <w:jc w:val="both"/>
              <w:rPr>
                <w:sz w:val="26"/>
                <w:szCs w:val="26"/>
              </w:rPr>
            </w:pPr>
            <w:r w:rsidDel="00000000" w:rsidR="00000000" w:rsidRPr="00000000">
              <w:rPr>
                <w:sz w:val="26"/>
                <w:szCs w:val="26"/>
                <w:rtl w:val="0"/>
              </w:rPr>
              <w:t xml:space="preserve">Notification</w:t>
            </w:r>
          </w:p>
        </w:tc>
        <w:tc>
          <w:tcPr/>
          <w:p w:rsidR="00000000" w:rsidDel="00000000" w:rsidP="00000000" w:rsidRDefault="00000000" w:rsidRPr="00000000" w14:paraId="00000356">
            <w:pPr>
              <w:widowControl w:val="0"/>
              <w:spacing w:line="240" w:lineRule="auto"/>
              <w:jc w:val="both"/>
              <w:rPr>
                <w:sz w:val="26"/>
                <w:szCs w:val="26"/>
              </w:rPr>
            </w:pPr>
            <w:r w:rsidDel="00000000" w:rsidR="00000000" w:rsidRPr="00000000">
              <w:rPr>
                <w:sz w:val="26"/>
                <w:szCs w:val="26"/>
                <w:rtl w:val="0"/>
              </w:rPr>
              <w:t xml:space="preserve">Send, Receive, Track, Read, Acknowledge</w:t>
            </w:r>
          </w:p>
        </w:tc>
      </w:tr>
      <w:tr>
        <w:trPr>
          <w:cantSplit w:val="0"/>
          <w:trHeight w:val="1035" w:hRule="atLeast"/>
          <w:tblHeader w:val="0"/>
        </w:trPr>
        <w:tc>
          <w:tcPr/>
          <w:p w:rsidR="00000000" w:rsidDel="00000000" w:rsidP="00000000" w:rsidRDefault="00000000" w:rsidRPr="00000000" w14:paraId="00000357">
            <w:pPr>
              <w:widowControl w:val="0"/>
              <w:spacing w:line="240" w:lineRule="auto"/>
              <w:jc w:val="both"/>
              <w:rPr>
                <w:sz w:val="26"/>
                <w:szCs w:val="26"/>
              </w:rPr>
            </w:pPr>
            <w:r w:rsidDel="00000000" w:rsidR="00000000" w:rsidRPr="00000000">
              <w:rPr>
                <w:sz w:val="26"/>
                <w:szCs w:val="26"/>
                <w:rtl w:val="0"/>
              </w:rPr>
              <w:t xml:space="preserve">13</w:t>
            </w:r>
          </w:p>
        </w:tc>
        <w:tc>
          <w:tcPr/>
          <w:p w:rsidR="00000000" w:rsidDel="00000000" w:rsidP="00000000" w:rsidRDefault="00000000" w:rsidRPr="00000000" w14:paraId="00000358">
            <w:pPr>
              <w:widowControl w:val="0"/>
              <w:spacing w:line="240" w:lineRule="auto"/>
              <w:jc w:val="both"/>
              <w:rPr>
                <w:sz w:val="26"/>
                <w:szCs w:val="26"/>
              </w:rPr>
            </w:pPr>
            <w:r w:rsidDel="00000000" w:rsidR="00000000" w:rsidRPr="00000000">
              <w:rPr>
                <w:sz w:val="26"/>
                <w:szCs w:val="26"/>
                <w:rtl w:val="0"/>
              </w:rPr>
              <w:t xml:space="preserve">Stats</w:t>
            </w:r>
          </w:p>
        </w:tc>
        <w:tc>
          <w:tcPr/>
          <w:p w:rsidR="00000000" w:rsidDel="00000000" w:rsidP="00000000" w:rsidRDefault="00000000" w:rsidRPr="00000000" w14:paraId="00000359">
            <w:pPr>
              <w:widowControl w:val="0"/>
              <w:spacing w:line="240" w:lineRule="auto"/>
              <w:jc w:val="both"/>
              <w:rPr>
                <w:sz w:val="26"/>
                <w:szCs w:val="26"/>
              </w:rPr>
            </w:pPr>
            <w:r w:rsidDel="00000000" w:rsidR="00000000" w:rsidRPr="00000000">
              <w:rPr>
                <w:sz w:val="26"/>
                <w:szCs w:val="26"/>
                <w:rtl w:val="0"/>
              </w:rPr>
              <w:t xml:space="preserve">Generate, View, Analyze, Interpret</w:t>
            </w:r>
          </w:p>
        </w:tc>
      </w:tr>
      <w:tr>
        <w:trPr>
          <w:cantSplit w:val="0"/>
          <w:trHeight w:val="540" w:hRule="atLeast"/>
          <w:tblHeader w:val="0"/>
        </w:trPr>
        <w:tc>
          <w:tcPr/>
          <w:p w:rsidR="00000000" w:rsidDel="00000000" w:rsidP="00000000" w:rsidRDefault="00000000" w:rsidRPr="00000000" w14:paraId="0000035A">
            <w:pPr>
              <w:widowControl w:val="0"/>
              <w:spacing w:line="240" w:lineRule="auto"/>
              <w:jc w:val="both"/>
              <w:rPr>
                <w:sz w:val="26"/>
                <w:szCs w:val="26"/>
              </w:rPr>
            </w:pPr>
            <w:r w:rsidDel="00000000" w:rsidR="00000000" w:rsidRPr="00000000">
              <w:rPr>
                <w:sz w:val="26"/>
                <w:szCs w:val="26"/>
                <w:rtl w:val="0"/>
              </w:rPr>
              <w:t xml:space="preserve">14</w:t>
            </w:r>
          </w:p>
        </w:tc>
        <w:tc>
          <w:tcPr/>
          <w:p w:rsidR="00000000" w:rsidDel="00000000" w:rsidP="00000000" w:rsidRDefault="00000000" w:rsidRPr="00000000" w14:paraId="0000035B">
            <w:pPr>
              <w:widowControl w:val="0"/>
              <w:spacing w:line="240" w:lineRule="auto"/>
              <w:jc w:val="both"/>
              <w:rPr>
                <w:sz w:val="26"/>
                <w:szCs w:val="26"/>
              </w:rPr>
            </w:pPr>
            <w:r w:rsidDel="00000000" w:rsidR="00000000" w:rsidRPr="00000000">
              <w:rPr>
                <w:sz w:val="26"/>
                <w:szCs w:val="26"/>
                <w:rtl w:val="0"/>
              </w:rPr>
              <w:t xml:space="preserve">RoadMap</w:t>
            </w:r>
          </w:p>
        </w:tc>
        <w:tc>
          <w:tcPr/>
          <w:p w:rsidR="00000000" w:rsidDel="00000000" w:rsidP="00000000" w:rsidRDefault="00000000" w:rsidRPr="00000000" w14:paraId="0000035C">
            <w:pPr>
              <w:widowControl w:val="0"/>
              <w:spacing w:line="240" w:lineRule="auto"/>
              <w:jc w:val="both"/>
              <w:rPr>
                <w:sz w:val="26"/>
                <w:szCs w:val="26"/>
              </w:rPr>
            </w:pPr>
            <w:r w:rsidDel="00000000" w:rsidR="00000000" w:rsidRPr="00000000">
              <w:rPr>
                <w:sz w:val="26"/>
                <w:szCs w:val="26"/>
                <w:rtl w:val="0"/>
              </w:rPr>
              <w:t xml:space="preserve">Set, Track, Achieve, Edit, Evaluate, Complete</w:t>
            </w:r>
          </w:p>
        </w:tc>
      </w:tr>
      <w:tr>
        <w:trPr>
          <w:cantSplit w:val="0"/>
          <w:trHeight w:val="540" w:hRule="atLeast"/>
          <w:tblHeader w:val="0"/>
        </w:trPr>
        <w:tc>
          <w:tcPr/>
          <w:p w:rsidR="00000000" w:rsidDel="00000000" w:rsidP="00000000" w:rsidRDefault="00000000" w:rsidRPr="00000000" w14:paraId="0000035D">
            <w:pPr>
              <w:widowControl w:val="0"/>
              <w:spacing w:line="240" w:lineRule="auto"/>
              <w:jc w:val="both"/>
              <w:rPr>
                <w:sz w:val="26"/>
                <w:szCs w:val="26"/>
              </w:rPr>
            </w:pPr>
            <w:r w:rsidDel="00000000" w:rsidR="00000000" w:rsidRPr="00000000">
              <w:rPr>
                <w:sz w:val="26"/>
                <w:szCs w:val="26"/>
                <w:rtl w:val="0"/>
              </w:rPr>
              <w:t xml:space="preserve">15</w:t>
            </w:r>
          </w:p>
        </w:tc>
        <w:tc>
          <w:tcPr/>
          <w:p w:rsidR="00000000" w:rsidDel="00000000" w:rsidP="00000000" w:rsidRDefault="00000000" w:rsidRPr="00000000" w14:paraId="0000035E">
            <w:pPr>
              <w:widowControl w:val="0"/>
              <w:spacing w:line="240" w:lineRule="auto"/>
              <w:jc w:val="both"/>
              <w:rPr>
                <w:sz w:val="26"/>
                <w:szCs w:val="26"/>
              </w:rPr>
            </w:pPr>
            <w:r w:rsidDel="00000000" w:rsidR="00000000" w:rsidRPr="00000000">
              <w:rPr>
                <w:sz w:val="26"/>
                <w:szCs w:val="26"/>
                <w:rtl w:val="0"/>
              </w:rPr>
              <w:t xml:space="preserve">Team</w:t>
            </w:r>
          </w:p>
        </w:tc>
        <w:tc>
          <w:tcPr/>
          <w:p w:rsidR="00000000" w:rsidDel="00000000" w:rsidP="00000000" w:rsidRDefault="00000000" w:rsidRPr="00000000" w14:paraId="0000035F">
            <w:pPr>
              <w:widowControl w:val="0"/>
              <w:spacing w:line="240" w:lineRule="auto"/>
              <w:jc w:val="both"/>
              <w:rPr>
                <w:sz w:val="26"/>
                <w:szCs w:val="26"/>
              </w:rPr>
            </w:pPr>
            <w:r w:rsidDel="00000000" w:rsidR="00000000" w:rsidRPr="00000000">
              <w:rPr>
                <w:sz w:val="26"/>
                <w:szCs w:val="26"/>
                <w:rtl w:val="0"/>
              </w:rPr>
              <w:t xml:space="preserve">Create, Manage, Update, Collaborate, Share</w:t>
            </w:r>
          </w:p>
        </w:tc>
      </w:tr>
      <w:tr>
        <w:trPr>
          <w:cantSplit w:val="0"/>
          <w:trHeight w:val="540" w:hRule="atLeast"/>
          <w:tblHeader w:val="0"/>
        </w:trPr>
        <w:tc>
          <w:tcPr/>
          <w:p w:rsidR="00000000" w:rsidDel="00000000" w:rsidP="00000000" w:rsidRDefault="00000000" w:rsidRPr="00000000" w14:paraId="00000360">
            <w:pPr>
              <w:widowControl w:val="0"/>
              <w:spacing w:line="240" w:lineRule="auto"/>
              <w:jc w:val="both"/>
              <w:rPr>
                <w:sz w:val="26"/>
                <w:szCs w:val="26"/>
              </w:rPr>
            </w:pPr>
            <w:r w:rsidDel="00000000" w:rsidR="00000000" w:rsidRPr="00000000">
              <w:rPr>
                <w:sz w:val="26"/>
                <w:szCs w:val="26"/>
                <w:rtl w:val="0"/>
              </w:rPr>
              <w:t xml:space="preserve">16</w:t>
            </w:r>
          </w:p>
        </w:tc>
        <w:tc>
          <w:tcPr/>
          <w:p w:rsidR="00000000" w:rsidDel="00000000" w:rsidP="00000000" w:rsidRDefault="00000000" w:rsidRPr="00000000" w14:paraId="00000361">
            <w:pPr>
              <w:widowControl w:val="0"/>
              <w:spacing w:line="240" w:lineRule="auto"/>
              <w:jc w:val="both"/>
              <w:rPr>
                <w:sz w:val="26"/>
                <w:szCs w:val="26"/>
              </w:rPr>
            </w:pPr>
            <w:r w:rsidDel="00000000" w:rsidR="00000000" w:rsidRPr="00000000">
              <w:rPr>
                <w:sz w:val="26"/>
                <w:szCs w:val="26"/>
                <w:rtl w:val="0"/>
              </w:rPr>
              <w:t xml:space="preserve">Feedback</w:t>
            </w:r>
          </w:p>
        </w:tc>
        <w:tc>
          <w:tcPr/>
          <w:p w:rsidR="00000000" w:rsidDel="00000000" w:rsidP="00000000" w:rsidRDefault="00000000" w:rsidRPr="00000000" w14:paraId="00000362">
            <w:pPr>
              <w:widowControl w:val="0"/>
              <w:spacing w:line="240" w:lineRule="auto"/>
              <w:jc w:val="both"/>
              <w:rPr>
                <w:sz w:val="26"/>
                <w:szCs w:val="26"/>
              </w:rPr>
            </w:pPr>
            <w:r w:rsidDel="00000000" w:rsidR="00000000" w:rsidRPr="00000000">
              <w:rPr>
                <w:sz w:val="26"/>
                <w:szCs w:val="26"/>
                <w:rtl w:val="0"/>
              </w:rPr>
              <w:t xml:space="preserve">Provide, Receive, Analyze, Track</w:t>
            </w:r>
          </w:p>
        </w:tc>
      </w:tr>
      <w:tr>
        <w:trPr>
          <w:cantSplit w:val="0"/>
          <w:trHeight w:val="540" w:hRule="atLeast"/>
          <w:tblHeader w:val="0"/>
        </w:trPr>
        <w:tc>
          <w:tcPr/>
          <w:p w:rsidR="00000000" w:rsidDel="00000000" w:rsidP="00000000" w:rsidRDefault="00000000" w:rsidRPr="00000000" w14:paraId="00000363">
            <w:pPr>
              <w:widowControl w:val="0"/>
              <w:spacing w:line="240" w:lineRule="auto"/>
              <w:jc w:val="both"/>
              <w:rPr>
                <w:sz w:val="26"/>
                <w:szCs w:val="26"/>
              </w:rPr>
            </w:pPr>
            <w:r w:rsidDel="00000000" w:rsidR="00000000" w:rsidRPr="00000000">
              <w:rPr>
                <w:sz w:val="26"/>
                <w:szCs w:val="26"/>
                <w:rtl w:val="0"/>
              </w:rPr>
              <w:t xml:space="preserve">17</w:t>
            </w:r>
          </w:p>
        </w:tc>
        <w:tc>
          <w:tcPr/>
          <w:p w:rsidR="00000000" w:rsidDel="00000000" w:rsidP="00000000" w:rsidRDefault="00000000" w:rsidRPr="00000000" w14:paraId="00000364">
            <w:pPr>
              <w:widowControl w:val="0"/>
              <w:spacing w:line="240" w:lineRule="auto"/>
              <w:jc w:val="both"/>
              <w:rPr>
                <w:sz w:val="26"/>
                <w:szCs w:val="26"/>
              </w:rPr>
            </w:pPr>
            <w:r w:rsidDel="00000000" w:rsidR="00000000" w:rsidRPr="00000000">
              <w:rPr>
                <w:sz w:val="26"/>
                <w:szCs w:val="26"/>
                <w:rtl w:val="0"/>
              </w:rPr>
              <w:t xml:space="preserve">Feedback Type</w:t>
            </w:r>
          </w:p>
        </w:tc>
        <w:tc>
          <w:tcPr/>
          <w:p w:rsidR="00000000" w:rsidDel="00000000" w:rsidP="00000000" w:rsidRDefault="00000000" w:rsidRPr="00000000" w14:paraId="00000365">
            <w:pPr>
              <w:widowControl w:val="0"/>
              <w:spacing w:line="240" w:lineRule="auto"/>
              <w:jc w:val="both"/>
              <w:rPr>
                <w:sz w:val="26"/>
                <w:szCs w:val="26"/>
              </w:rPr>
            </w:pPr>
            <w:r w:rsidDel="00000000" w:rsidR="00000000" w:rsidRPr="00000000">
              <w:rPr>
                <w:sz w:val="26"/>
                <w:szCs w:val="26"/>
                <w:rtl w:val="0"/>
              </w:rPr>
              <w:t xml:space="preserve">Select, Categorize</w:t>
            </w:r>
          </w:p>
        </w:tc>
      </w:tr>
      <w:tr>
        <w:trPr>
          <w:cantSplit w:val="0"/>
          <w:trHeight w:val="540" w:hRule="atLeast"/>
          <w:tblHeader w:val="0"/>
        </w:trPr>
        <w:tc>
          <w:tcPr/>
          <w:p w:rsidR="00000000" w:rsidDel="00000000" w:rsidP="00000000" w:rsidRDefault="00000000" w:rsidRPr="00000000" w14:paraId="00000366">
            <w:pPr>
              <w:widowControl w:val="0"/>
              <w:spacing w:line="240" w:lineRule="auto"/>
              <w:jc w:val="both"/>
              <w:rPr>
                <w:sz w:val="26"/>
                <w:szCs w:val="26"/>
              </w:rPr>
            </w:pPr>
            <w:r w:rsidDel="00000000" w:rsidR="00000000" w:rsidRPr="00000000">
              <w:rPr>
                <w:sz w:val="26"/>
                <w:szCs w:val="26"/>
                <w:rtl w:val="0"/>
              </w:rPr>
              <w:t xml:space="preserve">18</w:t>
            </w:r>
          </w:p>
        </w:tc>
        <w:tc>
          <w:tcPr/>
          <w:p w:rsidR="00000000" w:rsidDel="00000000" w:rsidP="00000000" w:rsidRDefault="00000000" w:rsidRPr="00000000" w14:paraId="00000367">
            <w:pPr>
              <w:widowControl w:val="0"/>
              <w:spacing w:line="240" w:lineRule="auto"/>
              <w:jc w:val="both"/>
              <w:rPr>
                <w:sz w:val="26"/>
                <w:szCs w:val="26"/>
              </w:rPr>
            </w:pPr>
            <w:r w:rsidDel="00000000" w:rsidR="00000000" w:rsidRPr="00000000">
              <w:rPr>
                <w:sz w:val="26"/>
                <w:szCs w:val="26"/>
                <w:rtl w:val="0"/>
              </w:rPr>
              <w:t xml:space="preserve">Role</w:t>
            </w:r>
          </w:p>
        </w:tc>
        <w:tc>
          <w:tcPr/>
          <w:p w:rsidR="00000000" w:rsidDel="00000000" w:rsidP="00000000" w:rsidRDefault="00000000" w:rsidRPr="00000000" w14:paraId="00000368">
            <w:pPr>
              <w:widowControl w:val="0"/>
              <w:spacing w:line="240" w:lineRule="auto"/>
              <w:jc w:val="both"/>
              <w:rPr>
                <w:sz w:val="26"/>
                <w:szCs w:val="26"/>
              </w:rPr>
            </w:pPr>
            <w:r w:rsidDel="00000000" w:rsidR="00000000" w:rsidRPr="00000000">
              <w:rPr>
                <w:sz w:val="26"/>
                <w:szCs w:val="26"/>
                <w:rtl w:val="0"/>
              </w:rPr>
              <w:t xml:space="preserve">Assign, Change, Manage</w:t>
            </w:r>
          </w:p>
        </w:tc>
      </w:tr>
      <w:tr>
        <w:trPr>
          <w:cantSplit w:val="0"/>
          <w:trHeight w:val="540" w:hRule="atLeast"/>
          <w:tblHeader w:val="0"/>
        </w:trPr>
        <w:tc>
          <w:tcPr/>
          <w:p w:rsidR="00000000" w:rsidDel="00000000" w:rsidP="00000000" w:rsidRDefault="00000000" w:rsidRPr="00000000" w14:paraId="00000369">
            <w:pPr>
              <w:widowControl w:val="0"/>
              <w:spacing w:line="240" w:lineRule="auto"/>
              <w:jc w:val="both"/>
              <w:rPr>
                <w:sz w:val="26"/>
                <w:szCs w:val="26"/>
              </w:rPr>
            </w:pPr>
            <w:r w:rsidDel="00000000" w:rsidR="00000000" w:rsidRPr="00000000">
              <w:rPr>
                <w:sz w:val="26"/>
                <w:szCs w:val="26"/>
                <w:rtl w:val="0"/>
              </w:rPr>
              <w:t xml:space="preserve">19</w:t>
            </w:r>
          </w:p>
        </w:tc>
        <w:tc>
          <w:tcPr/>
          <w:p w:rsidR="00000000" w:rsidDel="00000000" w:rsidP="00000000" w:rsidRDefault="00000000" w:rsidRPr="00000000" w14:paraId="0000036A">
            <w:pPr>
              <w:widowControl w:val="0"/>
              <w:spacing w:line="240" w:lineRule="auto"/>
              <w:jc w:val="both"/>
              <w:rPr>
                <w:sz w:val="26"/>
                <w:szCs w:val="26"/>
              </w:rPr>
            </w:pPr>
            <w:r w:rsidDel="00000000" w:rsidR="00000000" w:rsidRPr="00000000">
              <w:rPr>
                <w:sz w:val="26"/>
                <w:szCs w:val="26"/>
                <w:rtl w:val="0"/>
              </w:rPr>
              <w:t xml:space="preserve">Category</w:t>
            </w:r>
          </w:p>
        </w:tc>
        <w:tc>
          <w:tcPr/>
          <w:p w:rsidR="00000000" w:rsidDel="00000000" w:rsidP="00000000" w:rsidRDefault="00000000" w:rsidRPr="00000000" w14:paraId="0000036B">
            <w:pPr>
              <w:widowControl w:val="0"/>
              <w:spacing w:line="240" w:lineRule="auto"/>
              <w:jc w:val="both"/>
              <w:rPr>
                <w:sz w:val="26"/>
                <w:szCs w:val="26"/>
              </w:rPr>
            </w:pPr>
            <w:r w:rsidDel="00000000" w:rsidR="00000000" w:rsidRPr="00000000">
              <w:rPr>
                <w:sz w:val="26"/>
                <w:szCs w:val="26"/>
                <w:rtl w:val="0"/>
              </w:rPr>
              <w:t xml:space="preserve">Assign, Filter, Organize</w:t>
            </w:r>
          </w:p>
        </w:tc>
      </w:tr>
      <w:tr>
        <w:trPr>
          <w:cantSplit w:val="0"/>
          <w:trHeight w:val="540" w:hRule="atLeast"/>
          <w:tblHeader w:val="0"/>
        </w:trPr>
        <w:tc>
          <w:tcPr/>
          <w:p w:rsidR="00000000" w:rsidDel="00000000" w:rsidP="00000000" w:rsidRDefault="00000000" w:rsidRPr="00000000" w14:paraId="0000036C">
            <w:pPr>
              <w:widowControl w:val="0"/>
              <w:spacing w:line="240" w:lineRule="auto"/>
              <w:jc w:val="both"/>
              <w:rPr>
                <w:sz w:val="26"/>
                <w:szCs w:val="26"/>
              </w:rPr>
            </w:pPr>
            <w:r w:rsidDel="00000000" w:rsidR="00000000" w:rsidRPr="00000000">
              <w:rPr>
                <w:sz w:val="26"/>
                <w:szCs w:val="26"/>
                <w:rtl w:val="0"/>
              </w:rPr>
              <w:t xml:space="preserve">20</w:t>
            </w:r>
          </w:p>
        </w:tc>
        <w:tc>
          <w:tcPr/>
          <w:p w:rsidR="00000000" w:rsidDel="00000000" w:rsidP="00000000" w:rsidRDefault="00000000" w:rsidRPr="00000000" w14:paraId="0000036D">
            <w:pPr>
              <w:widowControl w:val="0"/>
              <w:spacing w:line="240" w:lineRule="auto"/>
              <w:jc w:val="both"/>
              <w:rPr>
                <w:sz w:val="26"/>
                <w:szCs w:val="26"/>
              </w:rPr>
            </w:pPr>
            <w:r w:rsidDel="00000000" w:rsidR="00000000" w:rsidRPr="00000000">
              <w:rPr>
                <w:sz w:val="26"/>
                <w:szCs w:val="26"/>
                <w:rtl w:val="0"/>
              </w:rPr>
              <w:t xml:space="preserve">Session</w:t>
            </w:r>
          </w:p>
        </w:tc>
        <w:tc>
          <w:tcPr/>
          <w:p w:rsidR="00000000" w:rsidDel="00000000" w:rsidP="00000000" w:rsidRDefault="00000000" w:rsidRPr="00000000" w14:paraId="0000036E">
            <w:pPr>
              <w:widowControl w:val="0"/>
              <w:spacing w:line="240" w:lineRule="auto"/>
              <w:jc w:val="both"/>
              <w:rPr>
                <w:sz w:val="26"/>
                <w:szCs w:val="26"/>
              </w:rPr>
            </w:pPr>
            <w:r w:rsidDel="00000000" w:rsidR="00000000" w:rsidRPr="00000000">
              <w:rPr>
                <w:sz w:val="26"/>
                <w:szCs w:val="26"/>
                <w:rtl w:val="0"/>
              </w:rPr>
              <w:t xml:space="preserve">Start, End, Track, Analyze</w:t>
            </w:r>
          </w:p>
        </w:tc>
      </w:tr>
      <w:tr>
        <w:trPr>
          <w:cantSplit w:val="0"/>
          <w:trHeight w:val="825" w:hRule="atLeast"/>
          <w:tblHeader w:val="0"/>
        </w:trPr>
        <w:tc>
          <w:tcPr/>
          <w:p w:rsidR="00000000" w:rsidDel="00000000" w:rsidP="00000000" w:rsidRDefault="00000000" w:rsidRPr="00000000" w14:paraId="0000036F">
            <w:pPr>
              <w:widowControl w:val="0"/>
              <w:spacing w:line="240" w:lineRule="auto"/>
              <w:jc w:val="both"/>
              <w:rPr>
                <w:sz w:val="26"/>
                <w:szCs w:val="26"/>
              </w:rPr>
            </w:pPr>
            <w:r w:rsidDel="00000000" w:rsidR="00000000" w:rsidRPr="00000000">
              <w:rPr>
                <w:sz w:val="26"/>
                <w:szCs w:val="26"/>
                <w:rtl w:val="0"/>
              </w:rPr>
              <w:t xml:space="preserve">21</w:t>
            </w:r>
          </w:p>
        </w:tc>
        <w:tc>
          <w:tcPr/>
          <w:p w:rsidR="00000000" w:rsidDel="00000000" w:rsidP="00000000" w:rsidRDefault="00000000" w:rsidRPr="00000000" w14:paraId="00000370">
            <w:pPr>
              <w:widowControl w:val="0"/>
              <w:spacing w:line="240" w:lineRule="auto"/>
              <w:jc w:val="both"/>
              <w:rPr>
                <w:sz w:val="26"/>
                <w:szCs w:val="26"/>
              </w:rPr>
            </w:pPr>
            <w:r w:rsidDel="00000000" w:rsidR="00000000" w:rsidRPr="00000000">
              <w:rPr>
                <w:sz w:val="26"/>
                <w:szCs w:val="26"/>
                <w:rtl w:val="0"/>
              </w:rPr>
              <w:t xml:space="preserve">TimeWise</w:t>
            </w:r>
          </w:p>
        </w:tc>
        <w:tc>
          <w:tcPr/>
          <w:p w:rsidR="00000000" w:rsidDel="00000000" w:rsidP="00000000" w:rsidRDefault="00000000" w:rsidRPr="00000000" w14:paraId="00000371">
            <w:pPr>
              <w:widowControl w:val="0"/>
              <w:spacing w:line="240" w:lineRule="auto"/>
              <w:jc w:val="both"/>
              <w:rPr>
                <w:sz w:val="26"/>
                <w:szCs w:val="26"/>
              </w:rPr>
            </w:pPr>
            <w:r w:rsidDel="00000000" w:rsidR="00000000" w:rsidRPr="00000000">
              <w:rPr>
                <w:sz w:val="26"/>
                <w:szCs w:val="26"/>
                <w:rtl w:val="0"/>
              </w:rPr>
              <w:t xml:space="preserve">Develop, Deploy, Manage, Use, Maintain</w:t>
            </w:r>
          </w:p>
        </w:tc>
      </w:tr>
      <w:tr>
        <w:trPr>
          <w:cantSplit w:val="0"/>
          <w:trHeight w:val="540" w:hRule="atLeast"/>
          <w:tblHeader w:val="0"/>
        </w:trPr>
        <w:tc>
          <w:tcPr/>
          <w:p w:rsidR="00000000" w:rsidDel="00000000" w:rsidP="00000000" w:rsidRDefault="00000000" w:rsidRPr="00000000" w14:paraId="00000372">
            <w:pPr>
              <w:widowControl w:val="0"/>
              <w:spacing w:line="240" w:lineRule="auto"/>
              <w:jc w:val="both"/>
              <w:rPr>
                <w:sz w:val="26"/>
                <w:szCs w:val="26"/>
              </w:rPr>
            </w:pPr>
            <w:r w:rsidDel="00000000" w:rsidR="00000000" w:rsidRPr="00000000">
              <w:rPr>
                <w:sz w:val="26"/>
                <w:szCs w:val="26"/>
                <w:rtl w:val="0"/>
              </w:rPr>
              <w:t xml:space="preserve">22</w:t>
            </w:r>
          </w:p>
        </w:tc>
        <w:tc>
          <w:tcPr/>
          <w:p w:rsidR="00000000" w:rsidDel="00000000" w:rsidP="00000000" w:rsidRDefault="00000000" w:rsidRPr="00000000" w14:paraId="00000373">
            <w:pPr>
              <w:widowControl w:val="0"/>
              <w:spacing w:line="240" w:lineRule="auto"/>
              <w:jc w:val="both"/>
              <w:rPr>
                <w:sz w:val="26"/>
                <w:szCs w:val="26"/>
              </w:rPr>
            </w:pPr>
            <w:r w:rsidDel="00000000" w:rsidR="00000000" w:rsidRPr="00000000">
              <w:rPr>
                <w:sz w:val="26"/>
                <w:szCs w:val="26"/>
                <w:rtl w:val="0"/>
              </w:rPr>
              <w:t xml:space="preserve">LogIn</w:t>
            </w:r>
          </w:p>
        </w:tc>
        <w:tc>
          <w:tcPr/>
          <w:p w:rsidR="00000000" w:rsidDel="00000000" w:rsidP="00000000" w:rsidRDefault="00000000" w:rsidRPr="00000000" w14:paraId="00000374">
            <w:pPr>
              <w:widowControl w:val="0"/>
              <w:spacing w:line="240" w:lineRule="auto"/>
              <w:jc w:val="both"/>
              <w:rPr>
                <w:sz w:val="26"/>
                <w:szCs w:val="26"/>
              </w:rPr>
            </w:pPr>
            <w:r w:rsidDel="00000000" w:rsidR="00000000" w:rsidRPr="00000000">
              <w:rPr>
                <w:sz w:val="26"/>
                <w:szCs w:val="26"/>
                <w:rtl w:val="0"/>
              </w:rPr>
              <w:t xml:space="preserve">Authenticate, Validate</w:t>
            </w:r>
          </w:p>
        </w:tc>
      </w:tr>
      <w:tr>
        <w:trPr>
          <w:cantSplit w:val="0"/>
          <w:trHeight w:val="540" w:hRule="atLeast"/>
          <w:tblHeader w:val="0"/>
        </w:trPr>
        <w:tc>
          <w:tcPr/>
          <w:p w:rsidR="00000000" w:rsidDel="00000000" w:rsidP="00000000" w:rsidRDefault="00000000" w:rsidRPr="00000000" w14:paraId="00000375">
            <w:pPr>
              <w:widowControl w:val="0"/>
              <w:spacing w:line="240" w:lineRule="auto"/>
              <w:jc w:val="both"/>
              <w:rPr>
                <w:sz w:val="26"/>
                <w:szCs w:val="26"/>
              </w:rPr>
            </w:pPr>
            <w:r w:rsidDel="00000000" w:rsidR="00000000" w:rsidRPr="00000000">
              <w:rPr>
                <w:sz w:val="26"/>
                <w:szCs w:val="26"/>
                <w:rtl w:val="0"/>
              </w:rPr>
              <w:t xml:space="preserve">23</w:t>
            </w:r>
          </w:p>
        </w:tc>
        <w:tc>
          <w:tcPr/>
          <w:p w:rsidR="00000000" w:rsidDel="00000000" w:rsidP="00000000" w:rsidRDefault="00000000" w:rsidRPr="00000000" w14:paraId="00000376">
            <w:pPr>
              <w:widowControl w:val="0"/>
              <w:spacing w:line="240" w:lineRule="auto"/>
              <w:jc w:val="both"/>
              <w:rPr>
                <w:sz w:val="26"/>
                <w:szCs w:val="26"/>
              </w:rPr>
            </w:pPr>
            <w:r w:rsidDel="00000000" w:rsidR="00000000" w:rsidRPr="00000000">
              <w:rPr>
                <w:sz w:val="26"/>
                <w:szCs w:val="26"/>
                <w:rtl w:val="0"/>
              </w:rPr>
              <w:t xml:space="preserve">Register</w:t>
            </w:r>
          </w:p>
        </w:tc>
        <w:tc>
          <w:tcPr/>
          <w:p w:rsidR="00000000" w:rsidDel="00000000" w:rsidP="00000000" w:rsidRDefault="00000000" w:rsidRPr="00000000" w14:paraId="00000377">
            <w:pPr>
              <w:widowControl w:val="0"/>
              <w:spacing w:line="240" w:lineRule="auto"/>
              <w:jc w:val="both"/>
              <w:rPr>
                <w:sz w:val="26"/>
                <w:szCs w:val="26"/>
              </w:rPr>
            </w:pPr>
            <w:r w:rsidDel="00000000" w:rsidR="00000000" w:rsidRPr="00000000">
              <w:rPr>
                <w:sz w:val="26"/>
                <w:szCs w:val="26"/>
                <w:rtl w:val="0"/>
              </w:rPr>
              <w:t xml:space="preserve">Register, Create Account</w:t>
            </w:r>
          </w:p>
        </w:tc>
      </w:tr>
      <w:tr>
        <w:trPr>
          <w:cantSplit w:val="0"/>
          <w:trHeight w:val="540" w:hRule="atLeast"/>
          <w:tblHeader w:val="0"/>
        </w:trPr>
        <w:tc>
          <w:tcPr/>
          <w:p w:rsidR="00000000" w:rsidDel="00000000" w:rsidP="00000000" w:rsidRDefault="00000000" w:rsidRPr="00000000" w14:paraId="00000378">
            <w:pPr>
              <w:widowControl w:val="0"/>
              <w:spacing w:line="240" w:lineRule="auto"/>
              <w:jc w:val="both"/>
              <w:rPr>
                <w:sz w:val="26"/>
                <w:szCs w:val="26"/>
              </w:rPr>
            </w:pPr>
            <w:r w:rsidDel="00000000" w:rsidR="00000000" w:rsidRPr="00000000">
              <w:rPr>
                <w:sz w:val="26"/>
                <w:szCs w:val="26"/>
                <w:rtl w:val="0"/>
              </w:rPr>
              <w:t xml:space="preserve">24</w:t>
            </w:r>
          </w:p>
        </w:tc>
        <w:tc>
          <w:tcPr/>
          <w:p w:rsidR="00000000" w:rsidDel="00000000" w:rsidP="00000000" w:rsidRDefault="00000000" w:rsidRPr="00000000" w14:paraId="00000379">
            <w:pPr>
              <w:widowControl w:val="0"/>
              <w:spacing w:line="240" w:lineRule="auto"/>
              <w:jc w:val="both"/>
              <w:rPr>
                <w:sz w:val="26"/>
                <w:szCs w:val="26"/>
              </w:rPr>
            </w:pPr>
            <w:r w:rsidDel="00000000" w:rsidR="00000000" w:rsidRPr="00000000">
              <w:rPr>
                <w:sz w:val="26"/>
                <w:szCs w:val="26"/>
                <w:rtl w:val="0"/>
              </w:rPr>
              <w:t xml:space="preserve">Account</w:t>
            </w:r>
          </w:p>
        </w:tc>
        <w:tc>
          <w:tcPr/>
          <w:p w:rsidR="00000000" w:rsidDel="00000000" w:rsidP="00000000" w:rsidRDefault="00000000" w:rsidRPr="00000000" w14:paraId="0000037A">
            <w:pPr>
              <w:widowControl w:val="0"/>
              <w:spacing w:line="240" w:lineRule="auto"/>
              <w:jc w:val="both"/>
              <w:rPr>
                <w:sz w:val="26"/>
                <w:szCs w:val="26"/>
              </w:rPr>
            </w:pPr>
            <w:r w:rsidDel="00000000" w:rsidR="00000000" w:rsidRPr="00000000">
              <w:rPr>
                <w:sz w:val="26"/>
                <w:szCs w:val="26"/>
                <w:rtl w:val="0"/>
              </w:rPr>
              <w:t xml:space="preserve">Create, Update, Delete, Manage</w:t>
            </w:r>
          </w:p>
        </w:tc>
      </w:tr>
      <w:tr>
        <w:trPr>
          <w:cantSplit w:val="0"/>
          <w:trHeight w:val="540" w:hRule="atLeast"/>
          <w:tblHeader w:val="0"/>
        </w:trPr>
        <w:tc>
          <w:tcPr/>
          <w:p w:rsidR="00000000" w:rsidDel="00000000" w:rsidP="00000000" w:rsidRDefault="00000000" w:rsidRPr="00000000" w14:paraId="0000037B">
            <w:pPr>
              <w:widowControl w:val="0"/>
              <w:spacing w:line="240" w:lineRule="auto"/>
              <w:jc w:val="both"/>
              <w:rPr>
                <w:sz w:val="26"/>
                <w:szCs w:val="26"/>
              </w:rPr>
            </w:pPr>
            <w:r w:rsidDel="00000000" w:rsidR="00000000" w:rsidRPr="00000000">
              <w:rPr>
                <w:sz w:val="26"/>
                <w:szCs w:val="26"/>
                <w:rtl w:val="0"/>
              </w:rPr>
              <w:t xml:space="preserve">25</w:t>
            </w:r>
          </w:p>
        </w:tc>
        <w:tc>
          <w:tcPr/>
          <w:p w:rsidR="00000000" w:rsidDel="00000000" w:rsidP="00000000" w:rsidRDefault="00000000" w:rsidRPr="00000000" w14:paraId="0000037C">
            <w:pPr>
              <w:widowControl w:val="0"/>
              <w:spacing w:line="240" w:lineRule="auto"/>
              <w:jc w:val="both"/>
              <w:rPr>
                <w:sz w:val="26"/>
                <w:szCs w:val="26"/>
              </w:rPr>
            </w:pPr>
            <w:r w:rsidDel="00000000" w:rsidR="00000000" w:rsidRPr="00000000">
              <w:rPr>
                <w:sz w:val="26"/>
                <w:szCs w:val="26"/>
                <w:rtl w:val="0"/>
              </w:rPr>
              <w:t xml:space="preserve">Authentication</w:t>
            </w:r>
          </w:p>
        </w:tc>
        <w:tc>
          <w:tcPr/>
          <w:p w:rsidR="00000000" w:rsidDel="00000000" w:rsidP="00000000" w:rsidRDefault="00000000" w:rsidRPr="00000000" w14:paraId="0000037D">
            <w:pPr>
              <w:widowControl w:val="0"/>
              <w:spacing w:line="240" w:lineRule="auto"/>
              <w:jc w:val="both"/>
              <w:rPr>
                <w:sz w:val="26"/>
                <w:szCs w:val="26"/>
              </w:rPr>
            </w:pPr>
            <w:r w:rsidDel="00000000" w:rsidR="00000000" w:rsidRPr="00000000">
              <w:rPr>
                <w:sz w:val="26"/>
                <w:szCs w:val="26"/>
                <w:rtl w:val="0"/>
              </w:rPr>
              <w:t xml:space="preserve">verify,check</w:t>
            </w:r>
          </w:p>
        </w:tc>
      </w:tr>
      <w:tr>
        <w:trPr>
          <w:cantSplit w:val="0"/>
          <w:trHeight w:val="540" w:hRule="atLeast"/>
          <w:tblHeader w:val="0"/>
        </w:trPr>
        <w:tc>
          <w:tcPr/>
          <w:p w:rsidR="00000000" w:rsidDel="00000000" w:rsidP="00000000" w:rsidRDefault="00000000" w:rsidRPr="00000000" w14:paraId="0000037E">
            <w:pPr>
              <w:widowControl w:val="0"/>
              <w:spacing w:line="240" w:lineRule="auto"/>
              <w:jc w:val="both"/>
              <w:rPr>
                <w:sz w:val="26"/>
                <w:szCs w:val="26"/>
              </w:rPr>
            </w:pPr>
            <w:r w:rsidDel="00000000" w:rsidR="00000000" w:rsidRPr="00000000">
              <w:rPr>
                <w:sz w:val="26"/>
                <w:szCs w:val="26"/>
                <w:rtl w:val="0"/>
              </w:rPr>
              <w:t xml:space="preserve">26</w:t>
            </w:r>
          </w:p>
        </w:tc>
        <w:tc>
          <w:tcPr/>
          <w:p w:rsidR="00000000" w:rsidDel="00000000" w:rsidP="00000000" w:rsidRDefault="00000000" w:rsidRPr="00000000" w14:paraId="0000037F">
            <w:pPr>
              <w:widowControl w:val="0"/>
              <w:spacing w:line="240" w:lineRule="auto"/>
              <w:jc w:val="both"/>
              <w:rPr>
                <w:sz w:val="26"/>
                <w:szCs w:val="26"/>
              </w:rPr>
            </w:pPr>
            <w:r w:rsidDel="00000000" w:rsidR="00000000" w:rsidRPr="00000000">
              <w:rPr>
                <w:sz w:val="26"/>
                <w:szCs w:val="26"/>
                <w:rtl w:val="0"/>
              </w:rPr>
              <w:t xml:space="preserve">Deadline</w:t>
            </w:r>
          </w:p>
        </w:tc>
        <w:tc>
          <w:tcPr/>
          <w:p w:rsidR="00000000" w:rsidDel="00000000" w:rsidP="00000000" w:rsidRDefault="00000000" w:rsidRPr="00000000" w14:paraId="00000380">
            <w:pPr>
              <w:widowControl w:val="0"/>
              <w:spacing w:line="240" w:lineRule="auto"/>
              <w:jc w:val="both"/>
              <w:rPr>
                <w:sz w:val="26"/>
                <w:szCs w:val="26"/>
              </w:rPr>
            </w:pPr>
            <w:r w:rsidDel="00000000" w:rsidR="00000000" w:rsidRPr="00000000">
              <w:rPr>
                <w:sz w:val="26"/>
                <w:szCs w:val="26"/>
                <w:rtl w:val="0"/>
              </w:rPr>
              <w:t xml:space="preserve">Set, Track, Extend, Adjust</w:t>
            </w:r>
          </w:p>
        </w:tc>
      </w:tr>
      <w:tr>
        <w:trPr>
          <w:cantSplit w:val="0"/>
          <w:trHeight w:val="540" w:hRule="atLeast"/>
          <w:tblHeader w:val="0"/>
        </w:trPr>
        <w:tc>
          <w:tcPr/>
          <w:p w:rsidR="00000000" w:rsidDel="00000000" w:rsidP="00000000" w:rsidRDefault="00000000" w:rsidRPr="00000000" w14:paraId="00000381">
            <w:pPr>
              <w:widowControl w:val="0"/>
              <w:spacing w:line="240" w:lineRule="auto"/>
              <w:jc w:val="both"/>
              <w:rPr>
                <w:sz w:val="26"/>
                <w:szCs w:val="26"/>
              </w:rPr>
            </w:pPr>
            <w:r w:rsidDel="00000000" w:rsidR="00000000" w:rsidRPr="00000000">
              <w:rPr>
                <w:sz w:val="26"/>
                <w:szCs w:val="26"/>
                <w:rtl w:val="0"/>
              </w:rPr>
              <w:t xml:space="preserve">27</w:t>
            </w:r>
          </w:p>
        </w:tc>
        <w:tc>
          <w:tcPr/>
          <w:p w:rsidR="00000000" w:rsidDel="00000000" w:rsidP="00000000" w:rsidRDefault="00000000" w:rsidRPr="00000000" w14:paraId="00000382">
            <w:pPr>
              <w:widowControl w:val="0"/>
              <w:spacing w:line="240" w:lineRule="auto"/>
              <w:jc w:val="both"/>
              <w:rPr>
                <w:sz w:val="26"/>
                <w:szCs w:val="26"/>
              </w:rPr>
            </w:pPr>
            <w:r w:rsidDel="00000000" w:rsidR="00000000" w:rsidRPr="00000000">
              <w:rPr>
                <w:sz w:val="26"/>
                <w:szCs w:val="26"/>
                <w:rtl w:val="0"/>
              </w:rPr>
              <w:t xml:space="preserve">Priority</w:t>
            </w:r>
          </w:p>
        </w:tc>
        <w:tc>
          <w:tcPr/>
          <w:p w:rsidR="00000000" w:rsidDel="00000000" w:rsidP="00000000" w:rsidRDefault="00000000" w:rsidRPr="00000000" w14:paraId="00000383">
            <w:pPr>
              <w:widowControl w:val="0"/>
              <w:spacing w:line="240" w:lineRule="auto"/>
              <w:jc w:val="both"/>
              <w:rPr>
                <w:sz w:val="26"/>
                <w:szCs w:val="26"/>
              </w:rPr>
            </w:pPr>
            <w:r w:rsidDel="00000000" w:rsidR="00000000" w:rsidRPr="00000000">
              <w:rPr>
                <w:sz w:val="26"/>
                <w:szCs w:val="26"/>
                <w:rtl w:val="0"/>
              </w:rPr>
              <w:t xml:space="preserve">Set, Adjust, Change</w:t>
            </w:r>
          </w:p>
        </w:tc>
      </w:tr>
      <w:tr>
        <w:trPr>
          <w:cantSplit w:val="0"/>
          <w:trHeight w:val="540" w:hRule="atLeast"/>
          <w:tblHeader w:val="0"/>
        </w:trPr>
        <w:tc>
          <w:tcPr/>
          <w:p w:rsidR="00000000" w:rsidDel="00000000" w:rsidP="00000000" w:rsidRDefault="00000000" w:rsidRPr="00000000" w14:paraId="00000384">
            <w:pPr>
              <w:widowControl w:val="0"/>
              <w:spacing w:line="240" w:lineRule="auto"/>
              <w:jc w:val="both"/>
              <w:rPr>
                <w:sz w:val="26"/>
                <w:szCs w:val="26"/>
              </w:rPr>
            </w:pPr>
            <w:r w:rsidDel="00000000" w:rsidR="00000000" w:rsidRPr="00000000">
              <w:rPr>
                <w:sz w:val="26"/>
                <w:szCs w:val="26"/>
                <w:rtl w:val="0"/>
              </w:rPr>
              <w:t xml:space="preserve">28</w:t>
            </w:r>
          </w:p>
        </w:tc>
        <w:tc>
          <w:tcPr/>
          <w:p w:rsidR="00000000" w:rsidDel="00000000" w:rsidP="00000000" w:rsidRDefault="00000000" w:rsidRPr="00000000" w14:paraId="00000385">
            <w:pPr>
              <w:widowControl w:val="0"/>
              <w:spacing w:line="240" w:lineRule="auto"/>
              <w:jc w:val="both"/>
              <w:rPr>
                <w:sz w:val="26"/>
                <w:szCs w:val="26"/>
              </w:rPr>
            </w:pPr>
            <w:r w:rsidDel="00000000" w:rsidR="00000000" w:rsidRPr="00000000">
              <w:rPr>
                <w:sz w:val="26"/>
                <w:szCs w:val="26"/>
                <w:rtl w:val="0"/>
              </w:rPr>
              <w:t xml:space="preserve">Comments</w:t>
            </w:r>
          </w:p>
        </w:tc>
        <w:tc>
          <w:tcPr/>
          <w:p w:rsidR="00000000" w:rsidDel="00000000" w:rsidP="00000000" w:rsidRDefault="00000000" w:rsidRPr="00000000" w14:paraId="00000386">
            <w:pPr>
              <w:widowControl w:val="0"/>
              <w:spacing w:line="240" w:lineRule="auto"/>
              <w:jc w:val="both"/>
              <w:rPr>
                <w:sz w:val="26"/>
                <w:szCs w:val="26"/>
              </w:rPr>
            </w:pPr>
            <w:r w:rsidDel="00000000" w:rsidR="00000000" w:rsidRPr="00000000">
              <w:rPr>
                <w:sz w:val="26"/>
                <w:szCs w:val="26"/>
                <w:rtl w:val="0"/>
              </w:rPr>
              <w:t xml:space="preserve">Add, Edit, Delete, View</w:t>
            </w:r>
          </w:p>
        </w:tc>
      </w:tr>
      <w:tr>
        <w:trPr>
          <w:cantSplit w:val="0"/>
          <w:trHeight w:val="540" w:hRule="atLeast"/>
          <w:tblHeader w:val="0"/>
        </w:trPr>
        <w:tc>
          <w:tcPr/>
          <w:p w:rsidR="00000000" w:rsidDel="00000000" w:rsidP="00000000" w:rsidRDefault="00000000" w:rsidRPr="00000000" w14:paraId="00000387">
            <w:pPr>
              <w:widowControl w:val="0"/>
              <w:spacing w:line="240" w:lineRule="auto"/>
              <w:jc w:val="both"/>
              <w:rPr>
                <w:sz w:val="26"/>
                <w:szCs w:val="26"/>
              </w:rPr>
            </w:pPr>
            <w:r w:rsidDel="00000000" w:rsidR="00000000" w:rsidRPr="00000000">
              <w:rPr>
                <w:sz w:val="26"/>
                <w:szCs w:val="26"/>
                <w:rtl w:val="0"/>
              </w:rPr>
              <w:t xml:space="preserve">29</w:t>
            </w:r>
          </w:p>
        </w:tc>
        <w:tc>
          <w:tcPr/>
          <w:p w:rsidR="00000000" w:rsidDel="00000000" w:rsidP="00000000" w:rsidRDefault="00000000" w:rsidRPr="00000000" w14:paraId="00000388">
            <w:pPr>
              <w:widowControl w:val="0"/>
              <w:spacing w:line="240" w:lineRule="auto"/>
              <w:jc w:val="both"/>
              <w:rPr>
                <w:sz w:val="26"/>
                <w:szCs w:val="26"/>
              </w:rPr>
            </w:pPr>
            <w:r w:rsidDel="00000000" w:rsidR="00000000" w:rsidRPr="00000000">
              <w:rPr>
                <w:sz w:val="26"/>
                <w:szCs w:val="26"/>
                <w:rtl w:val="0"/>
              </w:rPr>
              <w:t xml:space="preserve">Timer</w:t>
            </w:r>
          </w:p>
        </w:tc>
        <w:tc>
          <w:tcPr/>
          <w:p w:rsidR="00000000" w:rsidDel="00000000" w:rsidP="00000000" w:rsidRDefault="00000000" w:rsidRPr="00000000" w14:paraId="00000389">
            <w:pPr>
              <w:widowControl w:val="0"/>
              <w:spacing w:line="240" w:lineRule="auto"/>
              <w:jc w:val="both"/>
              <w:rPr>
                <w:sz w:val="26"/>
                <w:szCs w:val="26"/>
              </w:rPr>
            </w:pPr>
            <w:r w:rsidDel="00000000" w:rsidR="00000000" w:rsidRPr="00000000">
              <w:rPr>
                <w:sz w:val="26"/>
                <w:szCs w:val="26"/>
                <w:rtl w:val="0"/>
              </w:rPr>
              <w:t xml:space="preserve">Start, Stop, Track, Adjust</w:t>
            </w:r>
          </w:p>
        </w:tc>
      </w:tr>
      <w:tr>
        <w:trPr>
          <w:cantSplit w:val="0"/>
          <w:trHeight w:val="540" w:hRule="atLeast"/>
          <w:tblHeader w:val="0"/>
        </w:trPr>
        <w:tc>
          <w:tcPr/>
          <w:p w:rsidR="00000000" w:rsidDel="00000000" w:rsidP="00000000" w:rsidRDefault="00000000" w:rsidRPr="00000000" w14:paraId="0000038A">
            <w:pPr>
              <w:widowControl w:val="0"/>
              <w:spacing w:line="240" w:lineRule="auto"/>
              <w:jc w:val="both"/>
              <w:rPr>
                <w:sz w:val="26"/>
                <w:szCs w:val="26"/>
              </w:rPr>
            </w:pPr>
            <w:r w:rsidDel="00000000" w:rsidR="00000000" w:rsidRPr="00000000">
              <w:rPr>
                <w:sz w:val="26"/>
                <w:szCs w:val="26"/>
                <w:rtl w:val="0"/>
              </w:rPr>
              <w:t xml:space="preserve">30</w:t>
            </w:r>
          </w:p>
        </w:tc>
        <w:tc>
          <w:tcPr/>
          <w:p w:rsidR="00000000" w:rsidDel="00000000" w:rsidP="00000000" w:rsidRDefault="00000000" w:rsidRPr="00000000" w14:paraId="0000038B">
            <w:pPr>
              <w:widowControl w:val="0"/>
              <w:spacing w:line="240" w:lineRule="auto"/>
              <w:jc w:val="both"/>
              <w:rPr>
                <w:sz w:val="26"/>
                <w:szCs w:val="26"/>
              </w:rPr>
            </w:pPr>
            <w:r w:rsidDel="00000000" w:rsidR="00000000" w:rsidRPr="00000000">
              <w:rPr>
                <w:sz w:val="26"/>
                <w:szCs w:val="26"/>
                <w:rtl w:val="0"/>
              </w:rPr>
              <w:t xml:space="preserve">Productivity Meter</w:t>
            </w:r>
          </w:p>
        </w:tc>
        <w:tc>
          <w:tcPr/>
          <w:p w:rsidR="00000000" w:rsidDel="00000000" w:rsidP="00000000" w:rsidRDefault="00000000" w:rsidRPr="00000000" w14:paraId="0000038C">
            <w:pPr>
              <w:widowControl w:val="0"/>
              <w:spacing w:line="240" w:lineRule="auto"/>
              <w:jc w:val="both"/>
              <w:rPr>
                <w:sz w:val="26"/>
                <w:szCs w:val="26"/>
              </w:rPr>
            </w:pPr>
            <w:r w:rsidDel="00000000" w:rsidR="00000000" w:rsidRPr="00000000">
              <w:rPr>
                <w:sz w:val="26"/>
                <w:szCs w:val="26"/>
                <w:rtl w:val="0"/>
              </w:rPr>
              <w:t xml:space="preserve">Track, Display, Measure</w:t>
            </w:r>
          </w:p>
        </w:tc>
      </w:tr>
      <w:tr>
        <w:trPr>
          <w:cantSplit w:val="0"/>
          <w:trHeight w:val="540" w:hRule="atLeast"/>
          <w:tblHeader w:val="0"/>
        </w:trPr>
        <w:tc>
          <w:tcPr/>
          <w:p w:rsidR="00000000" w:rsidDel="00000000" w:rsidP="00000000" w:rsidRDefault="00000000" w:rsidRPr="00000000" w14:paraId="0000038D">
            <w:pPr>
              <w:widowControl w:val="0"/>
              <w:spacing w:line="240" w:lineRule="auto"/>
              <w:jc w:val="both"/>
              <w:rPr>
                <w:sz w:val="26"/>
                <w:szCs w:val="26"/>
              </w:rPr>
            </w:pPr>
            <w:r w:rsidDel="00000000" w:rsidR="00000000" w:rsidRPr="00000000">
              <w:rPr>
                <w:sz w:val="26"/>
                <w:szCs w:val="26"/>
                <w:rtl w:val="0"/>
              </w:rPr>
              <w:t xml:space="preserve">31</w:t>
            </w:r>
          </w:p>
        </w:tc>
        <w:tc>
          <w:tcPr/>
          <w:p w:rsidR="00000000" w:rsidDel="00000000" w:rsidP="00000000" w:rsidRDefault="00000000" w:rsidRPr="00000000" w14:paraId="0000038E">
            <w:pPr>
              <w:widowControl w:val="0"/>
              <w:spacing w:line="240" w:lineRule="auto"/>
              <w:jc w:val="both"/>
              <w:rPr>
                <w:sz w:val="26"/>
                <w:szCs w:val="26"/>
              </w:rPr>
            </w:pPr>
            <w:r w:rsidDel="00000000" w:rsidR="00000000" w:rsidRPr="00000000">
              <w:rPr>
                <w:sz w:val="26"/>
                <w:szCs w:val="26"/>
                <w:rtl w:val="0"/>
              </w:rPr>
              <w:t xml:space="preserve">Task Sharing </w:t>
            </w:r>
          </w:p>
        </w:tc>
        <w:tc>
          <w:tcPr/>
          <w:p w:rsidR="00000000" w:rsidDel="00000000" w:rsidP="00000000" w:rsidRDefault="00000000" w:rsidRPr="00000000" w14:paraId="0000038F">
            <w:pPr>
              <w:widowControl w:val="0"/>
              <w:spacing w:line="240" w:lineRule="auto"/>
              <w:jc w:val="both"/>
              <w:rPr>
                <w:sz w:val="26"/>
                <w:szCs w:val="26"/>
              </w:rPr>
            </w:pPr>
            <w:r w:rsidDel="00000000" w:rsidR="00000000" w:rsidRPr="00000000">
              <w:rPr>
                <w:sz w:val="26"/>
                <w:szCs w:val="26"/>
                <w:rtl w:val="0"/>
              </w:rPr>
              <w:t xml:space="preserve">Share, Collaborate, Modify, View</w:t>
            </w:r>
          </w:p>
        </w:tc>
      </w:tr>
      <w:tr>
        <w:trPr>
          <w:cantSplit w:val="0"/>
          <w:trHeight w:val="540" w:hRule="atLeast"/>
          <w:tblHeader w:val="0"/>
        </w:trPr>
        <w:tc>
          <w:tcPr/>
          <w:p w:rsidR="00000000" w:rsidDel="00000000" w:rsidP="00000000" w:rsidRDefault="00000000" w:rsidRPr="00000000" w14:paraId="00000390">
            <w:pPr>
              <w:widowControl w:val="0"/>
              <w:spacing w:line="240" w:lineRule="auto"/>
              <w:jc w:val="both"/>
              <w:rPr>
                <w:sz w:val="26"/>
                <w:szCs w:val="26"/>
              </w:rPr>
            </w:pPr>
            <w:r w:rsidDel="00000000" w:rsidR="00000000" w:rsidRPr="00000000">
              <w:rPr>
                <w:sz w:val="26"/>
                <w:szCs w:val="26"/>
                <w:rtl w:val="0"/>
              </w:rPr>
              <w:t xml:space="preserve">32</w:t>
            </w:r>
          </w:p>
        </w:tc>
        <w:tc>
          <w:tcPr/>
          <w:p w:rsidR="00000000" w:rsidDel="00000000" w:rsidP="00000000" w:rsidRDefault="00000000" w:rsidRPr="00000000" w14:paraId="00000391">
            <w:pPr>
              <w:widowControl w:val="0"/>
              <w:spacing w:line="240" w:lineRule="auto"/>
              <w:jc w:val="both"/>
              <w:rPr>
                <w:sz w:val="26"/>
                <w:szCs w:val="26"/>
              </w:rPr>
            </w:pPr>
            <w:r w:rsidDel="00000000" w:rsidR="00000000" w:rsidRPr="00000000">
              <w:rPr>
                <w:sz w:val="26"/>
                <w:szCs w:val="26"/>
                <w:rtl w:val="0"/>
              </w:rPr>
              <w:t xml:space="preserve">Task logs</w:t>
            </w:r>
          </w:p>
        </w:tc>
        <w:tc>
          <w:tcPr/>
          <w:p w:rsidR="00000000" w:rsidDel="00000000" w:rsidP="00000000" w:rsidRDefault="00000000" w:rsidRPr="00000000" w14:paraId="00000392">
            <w:pPr>
              <w:widowControl w:val="0"/>
              <w:spacing w:line="240" w:lineRule="auto"/>
              <w:jc w:val="both"/>
              <w:rPr>
                <w:sz w:val="26"/>
                <w:szCs w:val="26"/>
              </w:rPr>
            </w:pPr>
            <w:r w:rsidDel="00000000" w:rsidR="00000000" w:rsidRPr="00000000">
              <w:rPr>
                <w:sz w:val="26"/>
                <w:szCs w:val="26"/>
                <w:rtl w:val="0"/>
              </w:rPr>
              <w:t xml:space="preserve">Administer, Approve, Modify, Track, Delete</w:t>
            </w:r>
          </w:p>
        </w:tc>
      </w:tr>
      <w:tr>
        <w:trPr>
          <w:cantSplit w:val="0"/>
          <w:trHeight w:val="540" w:hRule="atLeast"/>
          <w:tblHeader w:val="0"/>
        </w:trPr>
        <w:tc>
          <w:tcPr/>
          <w:p w:rsidR="00000000" w:rsidDel="00000000" w:rsidP="00000000" w:rsidRDefault="00000000" w:rsidRPr="00000000" w14:paraId="00000393">
            <w:pPr>
              <w:widowControl w:val="0"/>
              <w:spacing w:line="240" w:lineRule="auto"/>
              <w:jc w:val="both"/>
              <w:rPr>
                <w:sz w:val="26"/>
                <w:szCs w:val="26"/>
              </w:rPr>
            </w:pPr>
            <w:r w:rsidDel="00000000" w:rsidR="00000000" w:rsidRPr="00000000">
              <w:rPr>
                <w:sz w:val="26"/>
                <w:szCs w:val="26"/>
                <w:rtl w:val="0"/>
              </w:rPr>
              <w:t xml:space="preserve">33</w:t>
            </w:r>
          </w:p>
        </w:tc>
        <w:tc>
          <w:tcPr/>
          <w:p w:rsidR="00000000" w:rsidDel="00000000" w:rsidP="00000000" w:rsidRDefault="00000000" w:rsidRPr="00000000" w14:paraId="00000394">
            <w:pPr>
              <w:widowControl w:val="0"/>
              <w:spacing w:line="240" w:lineRule="auto"/>
              <w:jc w:val="both"/>
              <w:rPr>
                <w:sz w:val="26"/>
                <w:szCs w:val="26"/>
              </w:rPr>
            </w:pPr>
            <w:r w:rsidDel="00000000" w:rsidR="00000000" w:rsidRPr="00000000">
              <w:rPr>
                <w:sz w:val="26"/>
                <w:szCs w:val="26"/>
                <w:rtl w:val="0"/>
              </w:rPr>
              <w:t xml:space="preserve">Analytics Engine</w:t>
            </w:r>
          </w:p>
        </w:tc>
        <w:tc>
          <w:tcPr/>
          <w:p w:rsidR="00000000" w:rsidDel="00000000" w:rsidP="00000000" w:rsidRDefault="00000000" w:rsidRPr="00000000" w14:paraId="00000395">
            <w:pPr>
              <w:widowControl w:val="0"/>
              <w:spacing w:line="240" w:lineRule="auto"/>
              <w:jc w:val="both"/>
              <w:rPr>
                <w:sz w:val="26"/>
                <w:szCs w:val="26"/>
              </w:rPr>
            </w:pPr>
            <w:r w:rsidDel="00000000" w:rsidR="00000000" w:rsidRPr="00000000">
              <w:rPr>
                <w:sz w:val="26"/>
                <w:szCs w:val="26"/>
                <w:rtl w:val="0"/>
              </w:rPr>
              <w:t xml:space="preserve">Analyze, Generate Reports, Track, Process</w:t>
            </w:r>
          </w:p>
        </w:tc>
      </w:tr>
      <w:tr>
        <w:trPr>
          <w:cantSplit w:val="0"/>
          <w:trHeight w:val="540" w:hRule="atLeast"/>
          <w:tblHeader w:val="0"/>
        </w:trPr>
        <w:tc>
          <w:tcPr/>
          <w:p w:rsidR="00000000" w:rsidDel="00000000" w:rsidP="00000000" w:rsidRDefault="00000000" w:rsidRPr="00000000" w14:paraId="00000396">
            <w:pPr>
              <w:widowControl w:val="0"/>
              <w:spacing w:line="240" w:lineRule="auto"/>
              <w:jc w:val="both"/>
              <w:rPr>
                <w:sz w:val="26"/>
                <w:szCs w:val="26"/>
              </w:rPr>
            </w:pPr>
            <w:r w:rsidDel="00000000" w:rsidR="00000000" w:rsidRPr="00000000">
              <w:rPr>
                <w:sz w:val="26"/>
                <w:szCs w:val="26"/>
                <w:rtl w:val="0"/>
              </w:rPr>
              <w:t xml:space="preserve">34</w:t>
            </w:r>
          </w:p>
        </w:tc>
        <w:tc>
          <w:tcPr/>
          <w:p w:rsidR="00000000" w:rsidDel="00000000" w:rsidP="00000000" w:rsidRDefault="00000000" w:rsidRPr="00000000" w14:paraId="00000397">
            <w:pPr>
              <w:widowControl w:val="0"/>
              <w:spacing w:line="240" w:lineRule="auto"/>
              <w:jc w:val="both"/>
              <w:rPr>
                <w:sz w:val="26"/>
                <w:szCs w:val="26"/>
              </w:rPr>
            </w:pPr>
            <w:r w:rsidDel="00000000" w:rsidR="00000000" w:rsidRPr="00000000">
              <w:rPr>
                <w:sz w:val="26"/>
                <w:szCs w:val="26"/>
                <w:rtl w:val="0"/>
              </w:rPr>
              <w:t xml:space="preserve">User Dashboard</w:t>
            </w:r>
          </w:p>
        </w:tc>
        <w:tc>
          <w:tcPr/>
          <w:p w:rsidR="00000000" w:rsidDel="00000000" w:rsidP="00000000" w:rsidRDefault="00000000" w:rsidRPr="00000000" w14:paraId="00000398">
            <w:pPr>
              <w:widowControl w:val="0"/>
              <w:spacing w:line="240" w:lineRule="auto"/>
              <w:jc w:val="both"/>
              <w:rPr>
                <w:sz w:val="26"/>
                <w:szCs w:val="26"/>
              </w:rPr>
            </w:pPr>
            <w:r w:rsidDel="00000000" w:rsidR="00000000" w:rsidRPr="00000000">
              <w:rPr>
                <w:sz w:val="26"/>
                <w:szCs w:val="26"/>
                <w:rtl w:val="0"/>
              </w:rPr>
              <w:t xml:space="preserve">View, Update, Manage</w:t>
            </w:r>
          </w:p>
        </w:tc>
      </w:tr>
      <w:tr>
        <w:trPr>
          <w:cantSplit w:val="0"/>
          <w:trHeight w:val="540" w:hRule="atLeast"/>
          <w:tblHeader w:val="0"/>
        </w:trPr>
        <w:tc>
          <w:tcPr/>
          <w:p w:rsidR="00000000" w:rsidDel="00000000" w:rsidP="00000000" w:rsidRDefault="00000000" w:rsidRPr="00000000" w14:paraId="00000399">
            <w:pPr>
              <w:widowControl w:val="0"/>
              <w:spacing w:line="240" w:lineRule="auto"/>
              <w:jc w:val="both"/>
              <w:rPr>
                <w:sz w:val="26"/>
                <w:szCs w:val="26"/>
              </w:rPr>
            </w:pPr>
            <w:r w:rsidDel="00000000" w:rsidR="00000000" w:rsidRPr="00000000">
              <w:rPr>
                <w:sz w:val="26"/>
                <w:szCs w:val="26"/>
                <w:rtl w:val="0"/>
              </w:rPr>
              <w:t xml:space="preserve">35</w:t>
            </w:r>
          </w:p>
        </w:tc>
        <w:tc>
          <w:tcPr/>
          <w:p w:rsidR="00000000" w:rsidDel="00000000" w:rsidP="00000000" w:rsidRDefault="00000000" w:rsidRPr="00000000" w14:paraId="0000039A">
            <w:pPr>
              <w:widowControl w:val="0"/>
              <w:spacing w:line="240" w:lineRule="auto"/>
              <w:jc w:val="both"/>
              <w:rPr>
                <w:sz w:val="26"/>
                <w:szCs w:val="26"/>
              </w:rPr>
            </w:pPr>
            <w:r w:rsidDel="00000000" w:rsidR="00000000" w:rsidRPr="00000000">
              <w:rPr>
                <w:sz w:val="26"/>
                <w:szCs w:val="26"/>
                <w:rtl w:val="0"/>
              </w:rPr>
              <w:t xml:space="preserve">Date and time service</w:t>
            </w:r>
          </w:p>
        </w:tc>
        <w:tc>
          <w:tcPr/>
          <w:p w:rsidR="00000000" w:rsidDel="00000000" w:rsidP="00000000" w:rsidRDefault="00000000" w:rsidRPr="00000000" w14:paraId="0000039B">
            <w:pPr>
              <w:widowControl w:val="0"/>
              <w:spacing w:line="240" w:lineRule="auto"/>
              <w:jc w:val="both"/>
              <w:rPr>
                <w:sz w:val="26"/>
                <w:szCs w:val="26"/>
              </w:rPr>
            </w:pPr>
            <w:r w:rsidDel="00000000" w:rsidR="00000000" w:rsidRPr="00000000">
              <w:rPr>
                <w:sz w:val="26"/>
                <w:szCs w:val="26"/>
                <w:rtl w:val="0"/>
              </w:rPr>
              <w:t xml:space="preserve">Track, Adjust, Provide</w:t>
            </w:r>
          </w:p>
        </w:tc>
      </w:tr>
      <w:tr>
        <w:trPr>
          <w:cantSplit w:val="0"/>
          <w:trHeight w:val="540" w:hRule="atLeast"/>
          <w:tblHeader w:val="0"/>
        </w:trPr>
        <w:tc>
          <w:tcPr/>
          <w:p w:rsidR="00000000" w:rsidDel="00000000" w:rsidP="00000000" w:rsidRDefault="00000000" w:rsidRPr="00000000" w14:paraId="0000039C">
            <w:pPr>
              <w:widowControl w:val="0"/>
              <w:spacing w:line="240" w:lineRule="auto"/>
              <w:jc w:val="both"/>
              <w:rPr>
                <w:sz w:val="26"/>
                <w:szCs w:val="26"/>
              </w:rPr>
            </w:pPr>
            <w:r w:rsidDel="00000000" w:rsidR="00000000" w:rsidRPr="00000000">
              <w:rPr>
                <w:sz w:val="26"/>
                <w:szCs w:val="26"/>
                <w:rtl w:val="0"/>
              </w:rPr>
              <w:t xml:space="preserve">36</w:t>
            </w:r>
          </w:p>
        </w:tc>
        <w:tc>
          <w:tcPr/>
          <w:p w:rsidR="00000000" w:rsidDel="00000000" w:rsidP="00000000" w:rsidRDefault="00000000" w:rsidRPr="00000000" w14:paraId="0000039D">
            <w:pPr>
              <w:widowControl w:val="0"/>
              <w:spacing w:line="240" w:lineRule="auto"/>
              <w:jc w:val="both"/>
              <w:rPr>
                <w:sz w:val="26"/>
                <w:szCs w:val="26"/>
              </w:rPr>
            </w:pPr>
            <w:r w:rsidDel="00000000" w:rsidR="00000000" w:rsidRPr="00000000">
              <w:rPr>
                <w:sz w:val="26"/>
                <w:szCs w:val="26"/>
                <w:rtl w:val="0"/>
              </w:rPr>
              <w:t xml:space="preserve">Goal tracking </w:t>
            </w:r>
          </w:p>
        </w:tc>
        <w:tc>
          <w:tcPr/>
          <w:p w:rsidR="00000000" w:rsidDel="00000000" w:rsidP="00000000" w:rsidRDefault="00000000" w:rsidRPr="00000000" w14:paraId="0000039E">
            <w:pPr>
              <w:widowControl w:val="0"/>
              <w:spacing w:line="240" w:lineRule="auto"/>
              <w:jc w:val="both"/>
              <w:rPr>
                <w:sz w:val="26"/>
                <w:szCs w:val="26"/>
              </w:rPr>
            </w:pPr>
            <w:r w:rsidDel="00000000" w:rsidR="00000000" w:rsidRPr="00000000">
              <w:rPr>
                <w:sz w:val="26"/>
                <w:szCs w:val="26"/>
                <w:rtl w:val="0"/>
              </w:rPr>
              <w:t xml:space="preserve">Track, Analyze, Update</w:t>
            </w:r>
          </w:p>
        </w:tc>
      </w:tr>
      <w:tr>
        <w:trPr>
          <w:cantSplit w:val="0"/>
          <w:trHeight w:val="540" w:hRule="atLeast"/>
          <w:tblHeader w:val="0"/>
        </w:trPr>
        <w:tc>
          <w:tcPr/>
          <w:p w:rsidR="00000000" w:rsidDel="00000000" w:rsidP="00000000" w:rsidRDefault="00000000" w:rsidRPr="00000000" w14:paraId="0000039F">
            <w:pPr>
              <w:widowControl w:val="0"/>
              <w:spacing w:line="240" w:lineRule="auto"/>
              <w:jc w:val="both"/>
              <w:rPr>
                <w:sz w:val="26"/>
                <w:szCs w:val="26"/>
              </w:rPr>
            </w:pPr>
            <w:r w:rsidDel="00000000" w:rsidR="00000000" w:rsidRPr="00000000">
              <w:rPr>
                <w:sz w:val="26"/>
                <w:szCs w:val="26"/>
                <w:rtl w:val="0"/>
              </w:rPr>
              <w:t xml:space="preserve">37</w:t>
            </w:r>
          </w:p>
        </w:tc>
        <w:tc>
          <w:tcPr/>
          <w:p w:rsidR="00000000" w:rsidDel="00000000" w:rsidP="00000000" w:rsidRDefault="00000000" w:rsidRPr="00000000" w14:paraId="000003A0">
            <w:pPr>
              <w:widowControl w:val="0"/>
              <w:spacing w:line="240" w:lineRule="auto"/>
              <w:jc w:val="both"/>
              <w:rPr>
                <w:sz w:val="26"/>
                <w:szCs w:val="26"/>
              </w:rPr>
            </w:pPr>
            <w:r w:rsidDel="00000000" w:rsidR="00000000" w:rsidRPr="00000000">
              <w:rPr>
                <w:sz w:val="26"/>
                <w:szCs w:val="26"/>
                <w:rtl w:val="0"/>
              </w:rPr>
              <w:t xml:space="preserve">Progress Analytics</w:t>
            </w:r>
          </w:p>
        </w:tc>
        <w:tc>
          <w:tcPr/>
          <w:p w:rsidR="00000000" w:rsidDel="00000000" w:rsidP="00000000" w:rsidRDefault="00000000" w:rsidRPr="00000000" w14:paraId="000003A1">
            <w:pPr>
              <w:widowControl w:val="0"/>
              <w:spacing w:line="240" w:lineRule="auto"/>
              <w:jc w:val="both"/>
              <w:rPr>
                <w:sz w:val="26"/>
                <w:szCs w:val="26"/>
              </w:rPr>
            </w:pPr>
            <w:r w:rsidDel="00000000" w:rsidR="00000000" w:rsidRPr="00000000">
              <w:rPr>
                <w:sz w:val="26"/>
                <w:szCs w:val="26"/>
                <w:rtl w:val="0"/>
              </w:rPr>
              <w:t xml:space="preserve">Analyze, Track, Interpret</w:t>
            </w:r>
          </w:p>
        </w:tc>
      </w:tr>
      <w:tr>
        <w:trPr>
          <w:cantSplit w:val="0"/>
          <w:trHeight w:val="630" w:hRule="atLeast"/>
          <w:tblHeader w:val="0"/>
        </w:trPr>
        <w:tc>
          <w:tcPr/>
          <w:p w:rsidR="00000000" w:rsidDel="00000000" w:rsidP="00000000" w:rsidRDefault="00000000" w:rsidRPr="00000000" w14:paraId="000003A2">
            <w:pPr>
              <w:widowControl w:val="0"/>
              <w:spacing w:line="240" w:lineRule="auto"/>
              <w:jc w:val="both"/>
              <w:rPr>
                <w:sz w:val="26"/>
                <w:szCs w:val="26"/>
              </w:rPr>
            </w:pPr>
            <w:r w:rsidDel="00000000" w:rsidR="00000000" w:rsidRPr="00000000">
              <w:rPr>
                <w:sz w:val="26"/>
                <w:szCs w:val="26"/>
                <w:rtl w:val="0"/>
              </w:rPr>
              <w:t xml:space="preserve">38</w:t>
            </w:r>
          </w:p>
        </w:tc>
        <w:tc>
          <w:tcPr/>
          <w:p w:rsidR="00000000" w:rsidDel="00000000" w:rsidP="00000000" w:rsidRDefault="00000000" w:rsidRPr="00000000" w14:paraId="000003A3">
            <w:pPr>
              <w:widowControl w:val="0"/>
              <w:spacing w:line="240" w:lineRule="auto"/>
              <w:jc w:val="both"/>
              <w:rPr>
                <w:sz w:val="26"/>
                <w:szCs w:val="26"/>
              </w:rPr>
            </w:pPr>
            <w:r w:rsidDel="00000000" w:rsidR="00000000" w:rsidRPr="00000000">
              <w:rPr>
                <w:sz w:val="26"/>
                <w:szCs w:val="26"/>
                <w:rtl w:val="0"/>
              </w:rPr>
              <w:t xml:space="preserve">Performance Analytics </w:t>
            </w:r>
          </w:p>
        </w:tc>
        <w:tc>
          <w:tcPr/>
          <w:p w:rsidR="00000000" w:rsidDel="00000000" w:rsidP="00000000" w:rsidRDefault="00000000" w:rsidRPr="00000000" w14:paraId="000003A4">
            <w:pPr>
              <w:widowControl w:val="0"/>
              <w:spacing w:line="240" w:lineRule="auto"/>
              <w:jc w:val="both"/>
              <w:rPr>
                <w:sz w:val="26"/>
                <w:szCs w:val="26"/>
              </w:rPr>
            </w:pPr>
            <w:r w:rsidDel="00000000" w:rsidR="00000000" w:rsidRPr="00000000">
              <w:rPr>
                <w:sz w:val="26"/>
                <w:szCs w:val="26"/>
                <w:rtl w:val="0"/>
              </w:rPr>
              <w:t xml:space="preserve">Analyze, Track, Visualize</w:t>
            </w:r>
          </w:p>
        </w:tc>
      </w:tr>
      <w:tr>
        <w:trPr>
          <w:cantSplit w:val="0"/>
          <w:trHeight w:val="540" w:hRule="atLeast"/>
          <w:tblHeader w:val="0"/>
        </w:trPr>
        <w:tc>
          <w:tcPr/>
          <w:p w:rsidR="00000000" w:rsidDel="00000000" w:rsidP="00000000" w:rsidRDefault="00000000" w:rsidRPr="00000000" w14:paraId="000003A5">
            <w:pPr>
              <w:widowControl w:val="0"/>
              <w:spacing w:line="240" w:lineRule="auto"/>
              <w:jc w:val="both"/>
              <w:rPr>
                <w:sz w:val="26"/>
                <w:szCs w:val="26"/>
              </w:rPr>
            </w:pPr>
            <w:r w:rsidDel="00000000" w:rsidR="00000000" w:rsidRPr="00000000">
              <w:rPr>
                <w:sz w:val="26"/>
                <w:szCs w:val="26"/>
                <w:rtl w:val="0"/>
              </w:rPr>
              <w:t xml:space="preserve">39</w:t>
            </w:r>
          </w:p>
        </w:tc>
        <w:tc>
          <w:tcPr/>
          <w:p w:rsidR="00000000" w:rsidDel="00000000" w:rsidP="00000000" w:rsidRDefault="00000000" w:rsidRPr="00000000" w14:paraId="000003A6">
            <w:pPr>
              <w:widowControl w:val="0"/>
              <w:spacing w:line="240" w:lineRule="auto"/>
              <w:jc w:val="both"/>
              <w:rPr>
                <w:sz w:val="26"/>
                <w:szCs w:val="26"/>
              </w:rPr>
            </w:pPr>
            <w:r w:rsidDel="00000000" w:rsidR="00000000" w:rsidRPr="00000000">
              <w:rPr>
                <w:sz w:val="26"/>
                <w:szCs w:val="26"/>
                <w:rtl w:val="0"/>
              </w:rPr>
              <w:t xml:space="preserve">Reporting service</w:t>
            </w:r>
          </w:p>
        </w:tc>
        <w:tc>
          <w:tcPr/>
          <w:p w:rsidR="00000000" w:rsidDel="00000000" w:rsidP="00000000" w:rsidRDefault="00000000" w:rsidRPr="00000000" w14:paraId="000003A7">
            <w:pPr>
              <w:widowControl w:val="0"/>
              <w:spacing w:line="240" w:lineRule="auto"/>
              <w:jc w:val="both"/>
              <w:rPr>
                <w:sz w:val="26"/>
                <w:szCs w:val="26"/>
              </w:rPr>
            </w:pPr>
            <w:r w:rsidDel="00000000" w:rsidR="00000000" w:rsidRPr="00000000">
              <w:rPr>
                <w:sz w:val="26"/>
                <w:szCs w:val="26"/>
                <w:rtl w:val="0"/>
              </w:rPr>
              <w:t xml:space="preserve">Generate, Deliver, Track</w:t>
            </w:r>
          </w:p>
        </w:tc>
      </w:tr>
      <w:tr>
        <w:trPr>
          <w:cantSplit w:val="0"/>
          <w:trHeight w:val="540" w:hRule="atLeast"/>
          <w:tblHeader w:val="0"/>
        </w:trPr>
        <w:tc>
          <w:tcPr/>
          <w:p w:rsidR="00000000" w:rsidDel="00000000" w:rsidP="00000000" w:rsidRDefault="00000000" w:rsidRPr="00000000" w14:paraId="000003A8">
            <w:pPr>
              <w:widowControl w:val="0"/>
              <w:spacing w:line="240" w:lineRule="auto"/>
              <w:jc w:val="both"/>
              <w:rPr>
                <w:sz w:val="26"/>
                <w:szCs w:val="26"/>
              </w:rPr>
            </w:pPr>
            <w:r w:rsidDel="00000000" w:rsidR="00000000" w:rsidRPr="00000000">
              <w:rPr>
                <w:sz w:val="26"/>
                <w:szCs w:val="26"/>
                <w:rtl w:val="0"/>
              </w:rPr>
              <w:t xml:space="preserve">40</w:t>
            </w:r>
          </w:p>
        </w:tc>
        <w:tc>
          <w:tcPr/>
          <w:p w:rsidR="00000000" w:rsidDel="00000000" w:rsidP="00000000" w:rsidRDefault="00000000" w:rsidRPr="00000000" w14:paraId="000003A9">
            <w:pPr>
              <w:widowControl w:val="0"/>
              <w:spacing w:line="240" w:lineRule="auto"/>
              <w:jc w:val="both"/>
              <w:rPr>
                <w:sz w:val="26"/>
                <w:szCs w:val="26"/>
              </w:rPr>
            </w:pPr>
            <w:r w:rsidDel="00000000" w:rsidR="00000000" w:rsidRPr="00000000">
              <w:rPr>
                <w:sz w:val="26"/>
                <w:szCs w:val="26"/>
                <w:rtl w:val="0"/>
              </w:rPr>
              <w:t xml:space="preserve">Performance logs</w:t>
            </w:r>
          </w:p>
        </w:tc>
        <w:tc>
          <w:tcPr/>
          <w:p w:rsidR="00000000" w:rsidDel="00000000" w:rsidP="00000000" w:rsidRDefault="00000000" w:rsidRPr="00000000" w14:paraId="000003AA">
            <w:pPr>
              <w:widowControl w:val="0"/>
              <w:spacing w:line="240" w:lineRule="auto"/>
              <w:jc w:val="both"/>
              <w:rPr>
                <w:sz w:val="26"/>
                <w:szCs w:val="26"/>
              </w:rPr>
            </w:pPr>
            <w:r w:rsidDel="00000000" w:rsidR="00000000" w:rsidRPr="00000000">
              <w:rPr>
                <w:sz w:val="26"/>
                <w:szCs w:val="26"/>
                <w:rtl w:val="0"/>
              </w:rPr>
              <w:t xml:space="preserve">Record, Store, Track</w:t>
            </w:r>
          </w:p>
        </w:tc>
      </w:tr>
      <w:tr>
        <w:trPr>
          <w:cantSplit w:val="0"/>
          <w:trHeight w:val="540" w:hRule="atLeast"/>
          <w:tblHeader w:val="0"/>
        </w:trPr>
        <w:tc>
          <w:tcPr/>
          <w:p w:rsidR="00000000" w:rsidDel="00000000" w:rsidP="00000000" w:rsidRDefault="00000000" w:rsidRPr="00000000" w14:paraId="000003AB">
            <w:pPr>
              <w:widowControl w:val="0"/>
              <w:spacing w:line="240" w:lineRule="auto"/>
              <w:jc w:val="both"/>
              <w:rPr>
                <w:sz w:val="26"/>
                <w:szCs w:val="26"/>
              </w:rPr>
            </w:pPr>
            <w:r w:rsidDel="00000000" w:rsidR="00000000" w:rsidRPr="00000000">
              <w:rPr>
                <w:sz w:val="26"/>
                <w:szCs w:val="26"/>
                <w:rtl w:val="0"/>
              </w:rPr>
              <w:t xml:space="preserve">41</w:t>
            </w:r>
          </w:p>
        </w:tc>
        <w:tc>
          <w:tcPr/>
          <w:p w:rsidR="00000000" w:rsidDel="00000000" w:rsidP="00000000" w:rsidRDefault="00000000" w:rsidRPr="00000000" w14:paraId="000003AC">
            <w:pPr>
              <w:widowControl w:val="0"/>
              <w:spacing w:line="240" w:lineRule="auto"/>
              <w:jc w:val="both"/>
              <w:rPr>
                <w:sz w:val="26"/>
                <w:szCs w:val="26"/>
              </w:rPr>
            </w:pPr>
            <w:r w:rsidDel="00000000" w:rsidR="00000000" w:rsidRPr="00000000">
              <w:rPr>
                <w:sz w:val="26"/>
                <w:szCs w:val="26"/>
                <w:rtl w:val="0"/>
              </w:rPr>
              <w:t xml:space="preserve">Statistics engine</w:t>
            </w:r>
          </w:p>
        </w:tc>
        <w:tc>
          <w:tcPr/>
          <w:p w:rsidR="00000000" w:rsidDel="00000000" w:rsidP="00000000" w:rsidRDefault="00000000" w:rsidRPr="00000000" w14:paraId="000003AD">
            <w:pPr>
              <w:widowControl w:val="0"/>
              <w:spacing w:line="240" w:lineRule="auto"/>
              <w:jc w:val="both"/>
              <w:rPr>
                <w:sz w:val="26"/>
                <w:szCs w:val="26"/>
              </w:rPr>
            </w:pPr>
            <w:r w:rsidDel="00000000" w:rsidR="00000000" w:rsidRPr="00000000">
              <w:rPr>
                <w:sz w:val="26"/>
                <w:szCs w:val="26"/>
                <w:rtl w:val="0"/>
              </w:rPr>
              <w:t xml:space="preserve">Process, Analyze, Generate</w:t>
            </w:r>
          </w:p>
        </w:tc>
      </w:tr>
      <w:tr>
        <w:trPr>
          <w:cantSplit w:val="0"/>
          <w:trHeight w:val="540" w:hRule="atLeast"/>
          <w:tblHeader w:val="0"/>
        </w:trPr>
        <w:tc>
          <w:tcPr/>
          <w:p w:rsidR="00000000" w:rsidDel="00000000" w:rsidP="00000000" w:rsidRDefault="00000000" w:rsidRPr="00000000" w14:paraId="000003AE">
            <w:pPr>
              <w:widowControl w:val="0"/>
              <w:spacing w:line="240" w:lineRule="auto"/>
              <w:jc w:val="both"/>
              <w:rPr>
                <w:sz w:val="26"/>
                <w:szCs w:val="26"/>
              </w:rPr>
            </w:pPr>
            <w:r w:rsidDel="00000000" w:rsidR="00000000" w:rsidRPr="00000000">
              <w:rPr>
                <w:sz w:val="26"/>
                <w:szCs w:val="26"/>
                <w:rtl w:val="0"/>
              </w:rPr>
              <w:t xml:space="preserve">42</w:t>
            </w:r>
          </w:p>
        </w:tc>
        <w:tc>
          <w:tcPr/>
          <w:p w:rsidR="00000000" w:rsidDel="00000000" w:rsidP="00000000" w:rsidRDefault="00000000" w:rsidRPr="00000000" w14:paraId="000003AF">
            <w:pPr>
              <w:widowControl w:val="0"/>
              <w:spacing w:line="240" w:lineRule="auto"/>
              <w:jc w:val="both"/>
              <w:rPr>
                <w:sz w:val="26"/>
                <w:szCs w:val="26"/>
              </w:rPr>
            </w:pPr>
            <w:r w:rsidDel="00000000" w:rsidR="00000000" w:rsidRPr="00000000">
              <w:rPr>
                <w:sz w:val="26"/>
                <w:szCs w:val="26"/>
                <w:rtl w:val="0"/>
              </w:rPr>
              <w:t xml:space="preserve">Visualization service</w:t>
            </w:r>
          </w:p>
        </w:tc>
        <w:tc>
          <w:tcPr/>
          <w:p w:rsidR="00000000" w:rsidDel="00000000" w:rsidP="00000000" w:rsidRDefault="00000000" w:rsidRPr="00000000" w14:paraId="000003B0">
            <w:pPr>
              <w:widowControl w:val="0"/>
              <w:spacing w:line="240" w:lineRule="auto"/>
              <w:jc w:val="both"/>
              <w:rPr>
                <w:sz w:val="26"/>
                <w:szCs w:val="26"/>
              </w:rPr>
            </w:pPr>
            <w:r w:rsidDel="00000000" w:rsidR="00000000" w:rsidRPr="00000000">
              <w:rPr>
                <w:sz w:val="26"/>
                <w:szCs w:val="26"/>
                <w:rtl w:val="0"/>
              </w:rPr>
              <w:t xml:space="preserve">Render, Display, Update</w:t>
            </w:r>
          </w:p>
        </w:tc>
      </w:tr>
      <w:tr>
        <w:trPr>
          <w:cantSplit w:val="0"/>
          <w:trHeight w:val="540" w:hRule="atLeast"/>
          <w:tblHeader w:val="0"/>
        </w:trPr>
        <w:tc>
          <w:tcPr/>
          <w:p w:rsidR="00000000" w:rsidDel="00000000" w:rsidP="00000000" w:rsidRDefault="00000000" w:rsidRPr="00000000" w14:paraId="000003B1">
            <w:pPr>
              <w:widowControl w:val="0"/>
              <w:spacing w:line="240" w:lineRule="auto"/>
              <w:jc w:val="both"/>
              <w:rPr>
                <w:sz w:val="26"/>
                <w:szCs w:val="26"/>
              </w:rPr>
            </w:pPr>
            <w:r w:rsidDel="00000000" w:rsidR="00000000" w:rsidRPr="00000000">
              <w:rPr>
                <w:sz w:val="26"/>
                <w:szCs w:val="26"/>
                <w:rtl w:val="0"/>
              </w:rPr>
              <w:t xml:space="preserve">43</w:t>
            </w:r>
          </w:p>
        </w:tc>
        <w:tc>
          <w:tcPr/>
          <w:p w:rsidR="00000000" w:rsidDel="00000000" w:rsidP="00000000" w:rsidRDefault="00000000" w:rsidRPr="00000000" w14:paraId="000003B2">
            <w:pPr>
              <w:widowControl w:val="0"/>
              <w:spacing w:line="240" w:lineRule="auto"/>
              <w:jc w:val="both"/>
              <w:rPr>
                <w:sz w:val="26"/>
                <w:szCs w:val="26"/>
              </w:rPr>
            </w:pPr>
            <w:r w:rsidDel="00000000" w:rsidR="00000000" w:rsidRPr="00000000">
              <w:rPr>
                <w:sz w:val="26"/>
                <w:szCs w:val="26"/>
                <w:rtl w:val="0"/>
              </w:rPr>
              <w:t xml:space="preserve">Focus timer service</w:t>
            </w:r>
          </w:p>
        </w:tc>
        <w:tc>
          <w:tcPr/>
          <w:p w:rsidR="00000000" w:rsidDel="00000000" w:rsidP="00000000" w:rsidRDefault="00000000" w:rsidRPr="00000000" w14:paraId="000003B3">
            <w:pPr>
              <w:widowControl w:val="0"/>
              <w:spacing w:line="240" w:lineRule="auto"/>
              <w:jc w:val="both"/>
              <w:rPr>
                <w:sz w:val="26"/>
                <w:szCs w:val="26"/>
              </w:rPr>
            </w:pPr>
            <w:r w:rsidDel="00000000" w:rsidR="00000000" w:rsidRPr="00000000">
              <w:rPr>
                <w:sz w:val="26"/>
                <w:szCs w:val="26"/>
                <w:rtl w:val="0"/>
              </w:rPr>
              <w:t xml:space="preserve">Start, Stop, Track, Adjust</w:t>
            </w:r>
          </w:p>
        </w:tc>
      </w:tr>
      <w:tr>
        <w:trPr>
          <w:cantSplit w:val="0"/>
          <w:trHeight w:val="540" w:hRule="atLeast"/>
          <w:tblHeader w:val="0"/>
        </w:trPr>
        <w:tc>
          <w:tcPr/>
          <w:p w:rsidR="00000000" w:rsidDel="00000000" w:rsidP="00000000" w:rsidRDefault="00000000" w:rsidRPr="00000000" w14:paraId="000003B4">
            <w:pPr>
              <w:widowControl w:val="0"/>
              <w:spacing w:line="240" w:lineRule="auto"/>
              <w:jc w:val="both"/>
              <w:rPr>
                <w:sz w:val="26"/>
                <w:szCs w:val="26"/>
              </w:rPr>
            </w:pPr>
            <w:r w:rsidDel="00000000" w:rsidR="00000000" w:rsidRPr="00000000">
              <w:rPr>
                <w:sz w:val="26"/>
                <w:szCs w:val="26"/>
                <w:rtl w:val="0"/>
              </w:rPr>
              <w:t xml:space="preserve">44</w:t>
            </w:r>
          </w:p>
        </w:tc>
        <w:tc>
          <w:tcPr/>
          <w:p w:rsidR="00000000" w:rsidDel="00000000" w:rsidP="00000000" w:rsidRDefault="00000000" w:rsidRPr="00000000" w14:paraId="000003B5">
            <w:pPr>
              <w:widowControl w:val="0"/>
              <w:spacing w:line="240" w:lineRule="auto"/>
              <w:jc w:val="both"/>
              <w:rPr>
                <w:sz w:val="26"/>
                <w:szCs w:val="26"/>
              </w:rPr>
            </w:pPr>
            <w:r w:rsidDel="00000000" w:rsidR="00000000" w:rsidRPr="00000000">
              <w:rPr>
                <w:sz w:val="26"/>
                <w:szCs w:val="26"/>
                <w:rtl w:val="0"/>
              </w:rPr>
              <w:t xml:space="preserve">Efficiency analytics</w:t>
            </w:r>
          </w:p>
        </w:tc>
        <w:tc>
          <w:tcPr/>
          <w:p w:rsidR="00000000" w:rsidDel="00000000" w:rsidP="00000000" w:rsidRDefault="00000000" w:rsidRPr="00000000" w14:paraId="000003B6">
            <w:pPr>
              <w:widowControl w:val="0"/>
              <w:spacing w:line="240" w:lineRule="auto"/>
              <w:jc w:val="both"/>
              <w:rPr>
                <w:sz w:val="26"/>
                <w:szCs w:val="26"/>
              </w:rPr>
            </w:pPr>
            <w:r w:rsidDel="00000000" w:rsidR="00000000" w:rsidRPr="00000000">
              <w:rPr>
                <w:sz w:val="26"/>
                <w:szCs w:val="26"/>
                <w:rtl w:val="0"/>
              </w:rPr>
              <w:t xml:space="preserve">Analyze, Track, Improve</w:t>
            </w:r>
          </w:p>
        </w:tc>
      </w:tr>
      <w:tr>
        <w:trPr>
          <w:cantSplit w:val="0"/>
          <w:trHeight w:val="540" w:hRule="atLeast"/>
          <w:tblHeader w:val="0"/>
        </w:trPr>
        <w:tc>
          <w:tcPr/>
          <w:p w:rsidR="00000000" w:rsidDel="00000000" w:rsidP="00000000" w:rsidRDefault="00000000" w:rsidRPr="00000000" w14:paraId="000003B7">
            <w:pPr>
              <w:widowControl w:val="0"/>
              <w:spacing w:line="240" w:lineRule="auto"/>
              <w:jc w:val="both"/>
              <w:rPr>
                <w:sz w:val="26"/>
                <w:szCs w:val="26"/>
              </w:rPr>
            </w:pPr>
            <w:r w:rsidDel="00000000" w:rsidR="00000000" w:rsidRPr="00000000">
              <w:rPr>
                <w:sz w:val="26"/>
                <w:szCs w:val="26"/>
                <w:rtl w:val="0"/>
              </w:rPr>
              <w:t xml:space="preserve">45</w:t>
            </w:r>
          </w:p>
        </w:tc>
        <w:tc>
          <w:tcPr/>
          <w:p w:rsidR="00000000" w:rsidDel="00000000" w:rsidP="00000000" w:rsidRDefault="00000000" w:rsidRPr="00000000" w14:paraId="000003B8">
            <w:pPr>
              <w:widowControl w:val="0"/>
              <w:spacing w:line="240" w:lineRule="auto"/>
              <w:jc w:val="both"/>
              <w:rPr>
                <w:sz w:val="26"/>
                <w:szCs w:val="26"/>
              </w:rPr>
            </w:pPr>
            <w:r w:rsidDel="00000000" w:rsidR="00000000" w:rsidRPr="00000000">
              <w:rPr>
                <w:sz w:val="26"/>
                <w:szCs w:val="26"/>
                <w:rtl w:val="0"/>
              </w:rPr>
              <w:t xml:space="preserve">Session Analytics</w:t>
            </w:r>
          </w:p>
        </w:tc>
        <w:tc>
          <w:tcPr/>
          <w:p w:rsidR="00000000" w:rsidDel="00000000" w:rsidP="00000000" w:rsidRDefault="00000000" w:rsidRPr="00000000" w14:paraId="000003B9">
            <w:pPr>
              <w:widowControl w:val="0"/>
              <w:spacing w:line="240" w:lineRule="auto"/>
              <w:jc w:val="both"/>
              <w:rPr>
                <w:sz w:val="26"/>
                <w:szCs w:val="26"/>
              </w:rPr>
            </w:pPr>
            <w:r w:rsidDel="00000000" w:rsidR="00000000" w:rsidRPr="00000000">
              <w:rPr>
                <w:sz w:val="26"/>
                <w:szCs w:val="26"/>
                <w:rtl w:val="0"/>
              </w:rPr>
              <w:t xml:space="preserve">Analyze, Track, Summarize</w:t>
            </w:r>
          </w:p>
        </w:tc>
      </w:tr>
      <w:tr>
        <w:trPr>
          <w:cantSplit w:val="0"/>
          <w:trHeight w:val="540" w:hRule="atLeast"/>
          <w:tblHeader w:val="0"/>
        </w:trPr>
        <w:tc>
          <w:tcPr/>
          <w:p w:rsidR="00000000" w:rsidDel="00000000" w:rsidP="00000000" w:rsidRDefault="00000000" w:rsidRPr="00000000" w14:paraId="000003BA">
            <w:pPr>
              <w:widowControl w:val="0"/>
              <w:spacing w:line="240" w:lineRule="auto"/>
              <w:jc w:val="both"/>
              <w:rPr>
                <w:sz w:val="26"/>
                <w:szCs w:val="26"/>
              </w:rPr>
            </w:pPr>
            <w:r w:rsidDel="00000000" w:rsidR="00000000" w:rsidRPr="00000000">
              <w:rPr>
                <w:sz w:val="26"/>
                <w:szCs w:val="26"/>
                <w:rtl w:val="0"/>
              </w:rPr>
              <w:t xml:space="preserve">46</w:t>
            </w:r>
          </w:p>
        </w:tc>
        <w:tc>
          <w:tcPr/>
          <w:p w:rsidR="00000000" w:rsidDel="00000000" w:rsidP="00000000" w:rsidRDefault="00000000" w:rsidRPr="00000000" w14:paraId="000003BB">
            <w:pPr>
              <w:widowControl w:val="0"/>
              <w:spacing w:line="240" w:lineRule="auto"/>
              <w:jc w:val="both"/>
              <w:rPr>
                <w:sz w:val="26"/>
                <w:szCs w:val="26"/>
              </w:rPr>
            </w:pPr>
            <w:r w:rsidDel="00000000" w:rsidR="00000000" w:rsidRPr="00000000">
              <w:rPr>
                <w:sz w:val="26"/>
                <w:szCs w:val="26"/>
                <w:rtl w:val="0"/>
              </w:rPr>
              <w:t xml:space="preserve">Task status</w:t>
            </w:r>
          </w:p>
        </w:tc>
        <w:tc>
          <w:tcPr/>
          <w:p w:rsidR="00000000" w:rsidDel="00000000" w:rsidP="00000000" w:rsidRDefault="00000000" w:rsidRPr="00000000" w14:paraId="000003BC">
            <w:pPr>
              <w:widowControl w:val="0"/>
              <w:spacing w:line="240" w:lineRule="auto"/>
              <w:jc w:val="both"/>
              <w:rPr>
                <w:sz w:val="26"/>
                <w:szCs w:val="26"/>
              </w:rPr>
            </w:pPr>
            <w:r w:rsidDel="00000000" w:rsidR="00000000" w:rsidRPr="00000000">
              <w:rPr>
                <w:sz w:val="26"/>
                <w:szCs w:val="26"/>
                <w:rtl w:val="0"/>
              </w:rPr>
              <w:t xml:space="preserve">Update, View, Track</w:t>
            </w:r>
          </w:p>
        </w:tc>
      </w:tr>
      <w:tr>
        <w:trPr>
          <w:cantSplit w:val="0"/>
          <w:trHeight w:val="540" w:hRule="atLeast"/>
          <w:tblHeader w:val="0"/>
        </w:trPr>
        <w:tc>
          <w:tcPr/>
          <w:p w:rsidR="00000000" w:rsidDel="00000000" w:rsidP="00000000" w:rsidRDefault="00000000" w:rsidRPr="00000000" w14:paraId="000003BD">
            <w:pPr>
              <w:widowControl w:val="0"/>
              <w:spacing w:line="240" w:lineRule="auto"/>
              <w:jc w:val="both"/>
              <w:rPr>
                <w:sz w:val="26"/>
                <w:szCs w:val="26"/>
              </w:rPr>
            </w:pPr>
            <w:r w:rsidDel="00000000" w:rsidR="00000000" w:rsidRPr="00000000">
              <w:rPr>
                <w:sz w:val="26"/>
                <w:szCs w:val="26"/>
                <w:rtl w:val="0"/>
              </w:rPr>
              <w:t xml:space="preserve">47</w:t>
            </w:r>
          </w:p>
        </w:tc>
        <w:tc>
          <w:tcPr/>
          <w:p w:rsidR="00000000" w:rsidDel="00000000" w:rsidP="00000000" w:rsidRDefault="00000000" w:rsidRPr="00000000" w14:paraId="000003BE">
            <w:pPr>
              <w:widowControl w:val="0"/>
              <w:spacing w:line="240" w:lineRule="auto"/>
              <w:jc w:val="both"/>
              <w:rPr>
                <w:sz w:val="26"/>
                <w:szCs w:val="26"/>
              </w:rPr>
            </w:pPr>
            <w:r w:rsidDel="00000000" w:rsidR="00000000" w:rsidRPr="00000000">
              <w:rPr>
                <w:sz w:val="26"/>
                <w:szCs w:val="26"/>
                <w:rtl w:val="0"/>
              </w:rPr>
              <w:t xml:space="preserve">Collaboration engine</w:t>
            </w:r>
          </w:p>
        </w:tc>
        <w:tc>
          <w:tcPr/>
          <w:p w:rsidR="00000000" w:rsidDel="00000000" w:rsidP="00000000" w:rsidRDefault="00000000" w:rsidRPr="00000000" w14:paraId="000003BF">
            <w:pPr>
              <w:widowControl w:val="0"/>
              <w:spacing w:line="240" w:lineRule="auto"/>
              <w:jc w:val="both"/>
              <w:rPr>
                <w:sz w:val="26"/>
                <w:szCs w:val="26"/>
              </w:rPr>
            </w:pPr>
            <w:r w:rsidDel="00000000" w:rsidR="00000000" w:rsidRPr="00000000">
              <w:rPr>
                <w:sz w:val="26"/>
                <w:szCs w:val="26"/>
                <w:rtl w:val="0"/>
              </w:rPr>
              <w:t xml:space="preserve">Facilitate, Manage, Coordinate</w:t>
            </w:r>
          </w:p>
        </w:tc>
      </w:tr>
      <w:tr>
        <w:trPr>
          <w:cantSplit w:val="0"/>
          <w:trHeight w:val="540" w:hRule="atLeast"/>
          <w:tblHeader w:val="0"/>
        </w:trPr>
        <w:tc>
          <w:tcPr/>
          <w:p w:rsidR="00000000" w:rsidDel="00000000" w:rsidP="00000000" w:rsidRDefault="00000000" w:rsidRPr="00000000" w14:paraId="000003C0">
            <w:pPr>
              <w:widowControl w:val="0"/>
              <w:spacing w:line="240" w:lineRule="auto"/>
              <w:jc w:val="both"/>
              <w:rPr>
                <w:sz w:val="26"/>
                <w:szCs w:val="26"/>
              </w:rPr>
            </w:pPr>
            <w:r w:rsidDel="00000000" w:rsidR="00000000" w:rsidRPr="00000000">
              <w:rPr>
                <w:sz w:val="26"/>
                <w:szCs w:val="26"/>
                <w:rtl w:val="0"/>
              </w:rPr>
              <w:t xml:space="preserve">48</w:t>
            </w:r>
          </w:p>
        </w:tc>
        <w:tc>
          <w:tcPr/>
          <w:p w:rsidR="00000000" w:rsidDel="00000000" w:rsidP="00000000" w:rsidRDefault="00000000" w:rsidRPr="00000000" w14:paraId="000003C1">
            <w:pPr>
              <w:widowControl w:val="0"/>
              <w:spacing w:line="240" w:lineRule="auto"/>
              <w:jc w:val="both"/>
              <w:rPr>
                <w:sz w:val="26"/>
                <w:szCs w:val="26"/>
              </w:rPr>
            </w:pPr>
            <w:r w:rsidDel="00000000" w:rsidR="00000000" w:rsidRPr="00000000">
              <w:rPr>
                <w:sz w:val="26"/>
                <w:szCs w:val="26"/>
                <w:rtl w:val="0"/>
              </w:rPr>
              <w:t xml:space="preserve">Central database</w:t>
            </w:r>
          </w:p>
        </w:tc>
        <w:tc>
          <w:tcPr/>
          <w:p w:rsidR="00000000" w:rsidDel="00000000" w:rsidP="00000000" w:rsidRDefault="00000000" w:rsidRPr="00000000" w14:paraId="000003C2">
            <w:pPr>
              <w:widowControl w:val="0"/>
              <w:spacing w:line="240" w:lineRule="auto"/>
              <w:jc w:val="both"/>
              <w:rPr>
                <w:sz w:val="26"/>
                <w:szCs w:val="26"/>
              </w:rPr>
            </w:pPr>
            <w:r w:rsidDel="00000000" w:rsidR="00000000" w:rsidRPr="00000000">
              <w:rPr>
                <w:sz w:val="26"/>
                <w:szCs w:val="26"/>
                <w:rtl w:val="0"/>
              </w:rPr>
              <w:t xml:space="preserve">Store, Retrieve, Update, Manage</w:t>
            </w:r>
          </w:p>
        </w:tc>
      </w:tr>
      <w:tr>
        <w:trPr>
          <w:cantSplit w:val="0"/>
          <w:trHeight w:val="540" w:hRule="atLeast"/>
          <w:tblHeader w:val="0"/>
        </w:trPr>
        <w:tc>
          <w:tcPr/>
          <w:p w:rsidR="00000000" w:rsidDel="00000000" w:rsidP="00000000" w:rsidRDefault="00000000" w:rsidRPr="00000000" w14:paraId="000003C3">
            <w:pPr>
              <w:widowControl w:val="0"/>
              <w:spacing w:line="240" w:lineRule="auto"/>
              <w:jc w:val="both"/>
              <w:rPr>
                <w:sz w:val="26"/>
                <w:szCs w:val="26"/>
              </w:rPr>
            </w:pPr>
            <w:r w:rsidDel="00000000" w:rsidR="00000000" w:rsidRPr="00000000">
              <w:rPr>
                <w:sz w:val="26"/>
                <w:szCs w:val="26"/>
                <w:rtl w:val="0"/>
              </w:rPr>
              <w:t xml:space="preserve">49</w:t>
            </w:r>
          </w:p>
        </w:tc>
        <w:tc>
          <w:tcPr/>
          <w:p w:rsidR="00000000" w:rsidDel="00000000" w:rsidP="00000000" w:rsidRDefault="00000000" w:rsidRPr="00000000" w14:paraId="000003C4">
            <w:pPr>
              <w:widowControl w:val="0"/>
              <w:spacing w:line="240" w:lineRule="auto"/>
              <w:jc w:val="both"/>
              <w:rPr>
                <w:sz w:val="26"/>
                <w:szCs w:val="26"/>
              </w:rPr>
            </w:pPr>
            <w:r w:rsidDel="00000000" w:rsidR="00000000" w:rsidRPr="00000000">
              <w:rPr>
                <w:sz w:val="26"/>
                <w:szCs w:val="26"/>
                <w:rtl w:val="0"/>
              </w:rPr>
              <w:t xml:space="preserve">Task completion stats</w:t>
            </w:r>
          </w:p>
        </w:tc>
        <w:tc>
          <w:tcPr/>
          <w:p w:rsidR="00000000" w:rsidDel="00000000" w:rsidP="00000000" w:rsidRDefault="00000000" w:rsidRPr="00000000" w14:paraId="000003C5">
            <w:pPr>
              <w:widowControl w:val="0"/>
              <w:spacing w:line="240" w:lineRule="auto"/>
              <w:jc w:val="both"/>
              <w:rPr>
                <w:sz w:val="26"/>
                <w:szCs w:val="26"/>
              </w:rPr>
            </w:pPr>
            <w:r w:rsidDel="00000000" w:rsidR="00000000" w:rsidRPr="00000000">
              <w:rPr>
                <w:sz w:val="26"/>
                <w:szCs w:val="26"/>
                <w:rtl w:val="0"/>
              </w:rPr>
              <w:t xml:space="preserve">Track, Record, Display</w:t>
            </w:r>
          </w:p>
        </w:tc>
      </w:tr>
      <w:tr>
        <w:trPr>
          <w:cantSplit w:val="0"/>
          <w:trHeight w:val="540" w:hRule="atLeast"/>
          <w:tblHeader w:val="0"/>
        </w:trPr>
        <w:tc>
          <w:tcPr/>
          <w:p w:rsidR="00000000" w:rsidDel="00000000" w:rsidP="00000000" w:rsidRDefault="00000000" w:rsidRPr="00000000" w14:paraId="000003C6">
            <w:pPr>
              <w:widowControl w:val="0"/>
              <w:spacing w:line="240" w:lineRule="auto"/>
              <w:jc w:val="both"/>
              <w:rPr>
                <w:sz w:val="26"/>
                <w:szCs w:val="26"/>
              </w:rPr>
            </w:pPr>
            <w:r w:rsidDel="00000000" w:rsidR="00000000" w:rsidRPr="00000000">
              <w:rPr>
                <w:sz w:val="26"/>
                <w:szCs w:val="26"/>
                <w:rtl w:val="0"/>
              </w:rPr>
              <w:t xml:space="preserve">50</w:t>
            </w:r>
          </w:p>
        </w:tc>
        <w:tc>
          <w:tcPr/>
          <w:p w:rsidR="00000000" w:rsidDel="00000000" w:rsidP="00000000" w:rsidRDefault="00000000" w:rsidRPr="00000000" w14:paraId="000003C7">
            <w:pPr>
              <w:widowControl w:val="0"/>
              <w:spacing w:line="240" w:lineRule="auto"/>
              <w:jc w:val="both"/>
              <w:rPr>
                <w:sz w:val="26"/>
                <w:szCs w:val="26"/>
              </w:rPr>
            </w:pPr>
            <w:r w:rsidDel="00000000" w:rsidR="00000000" w:rsidRPr="00000000">
              <w:rPr>
                <w:sz w:val="26"/>
                <w:szCs w:val="26"/>
                <w:rtl w:val="0"/>
              </w:rPr>
              <w:t xml:space="preserve">Time spent stats</w:t>
            </w:r>
          </w:p>
        </w:tc>
        <w:tc>
          <w:tcPr/>
          <w:p w:rsidR="00000000" w:rsidDel="00000000" w:rsidP="00000000" w:rsidRDefault="00000000" w:rsidRPr="00000000" w14:paraId="000003C8">
            <w:pPr>
              <w:widowControl w:val="0"/>
              <w:spacing w:line="240" w:lineRule="auto"/>
              <w:jc w:val="both"/>
              <w:rPr>
                <w:sz w:val="26"/>
                <w:szCs w:val="26"/>
              </w:rPr>
            </w:pPr>
            <w:r w:rsidDel="00000000" w:rsidR="00000000" w:rsidRPr="00000000">
              <w:rPr>
                <w:sz w:val="26"/>
                <w:szCs w:val="26"/>
                <w:rtl w:val="0"/>
              </w:rPr>
              <w:t xml:space="preserve">Track, Analyze, Summarize</w:t>
            </w:r>
          </w:p>
        </w:tc>
      </w:tr>
      <w:tr>
        <w:trPr>
          <w:cantSplit w:val="0"/>
          <w:trHeight w:val="540" w:hRule="atLeast"/>
          <w:tblHeader w:val="0"/>
        </w:trPr>
        <w:tc>
          <w:tcPr/>
          <w:p w:rsidR="00000000" w:rsidDel="00000000" w:rsidP="00000000" w:rsidRDefault="00000000" w:rsidRPr="00000000" w14:paraId="000003C9">
            <w:pPr>
              <w:widowControl w:val="0"/>
              <w:spacing w:line="240" w:lineRule="auto"/>
              <w:jc w:val="both"/>
              <w:rPr>
                <w:sz w:val="26"/>
                <w:szCs w:val="26"/>
              </w:rPr>
            </w:pPr>
            <w:r w:rsidDel="00000000" w:rsidR="00000000" w:rsidRPr="00000000">
              <w:rPr>
                <w:sz w:val="26"/>
                <w:szCs w:val="26"/>
                <w:rtl w:val="0"/>
              </w:rPr>
              <w:t xml:space="preserve">51</w:t>
            </w:r>
          </w:p>
        </w:tc>
        <w:tc>
          <w:tcPr/>
          <w:p w:rsidR="00000000" w:rsidDel="00000000" w:rsidP="00000000" w:rsidRDefault="00000000" w:rsidRPr="00000000" w14:paraId="000003CA">
            <w:pPr>
              <w:widowControl w:val="0"/>
              <w:spacing w:line="240" w:lineRule="auto"/>
              <w:jc w:val="both"/>
              <w:rPr>
                <w:sz w:val="26"/>
                <w:szCs w:val="26"/>
              </w:rPr>
            </w:pPr>
            <w:r w:rsidDel="00000000" w:rsidR="00000000" w:rsidRPr="00000000">
              <w:rPr>
                <w:sz w:val="26"/>
                <w:szCs w:val="26"/>
                <w:rtl w:val="0"/>
              </w:rPr>
              <w:t xml:space="preserve">Category based stats</w:t>
            </w:r>
          </w:p>
        </w:tc>
        <w:tc>
          <w:tcPr/>
          <w:p w:rsidR="00000000" w:rsidDel="00000000" w:rsidP="00000000" w:rsidRDefault="00000000" w:rsidRPr="00000000" w14:paraId="000003CB">
            <w:pPr>
              <w:widowControl w:val="0"/>
              <w:spacing w:line="240" w:lineRule="auto"/>
              <w:jc w:val="both"/>
              <w:rPr>
                <w:sz w:val="26"/>
                <w:szCs w:val="26"/>
              </w:rPr>
            </w:pPr>
            <w:r w:rsidDel="00000000" w:rsidR="00000000" w:rsidRPr="00000000">
              <w:rPr>
                <w:sz w:val="26"/>
                <w:szCs w:val="26"/>
                <w:rtl w:val="0"/>
              </w:rPr>
              <w:t xml:space="preserve">Generate, Track, Display</w:t>
            </w:r>
          </w:p>
        </w:tc>
      </w:tr>
      <w:tr>
        <w:trPr>
          <w:cantSplit w:val="0"/>
          <w:trHeight w:val="540" w:hRule="atLeast"/>
          <w:tblHeader w:val="0"/>
        </w:trPr>
        <w:tc>
          <w:tcPr/>
          <w:p w:rsidR="00000000" w:rsidDel="00000000" w:rsidP="00000000" w:rsidRDefault="00000000" w:rsidRPr="00000000" w14:paraId="000003CC">
            <w:pPr>
              <w:widowControl w:val="0"/>
              <w:spacing w:line="240" w:lineRule="auto"/>
              <w:jc w:val="both"/>
              <w:rPr>
                <w:sz w:val="26"/>
                <w:szCs w:val="26"/>
              </w:rPr>
            </w:pPr>
            <w:r w:rsidDel="00000000" w:rsidR="00000000" w:rsidRPr="00000000">
              <w:rPr>
                <w:sz w:val="26"/>
                <w:szCs w:val="26"/>
                <w:rtl w:val="0"/>
              </w:rPr>
              <w:t xml:space="preserve">52</w:t>
            </w:r>
          </w:p>
        </w:tc>
        <w:tc>
          <w:tcPr/>
          <w:p w:rsidR="00000000" w:rsidDel="00000000" w:rsidP="00000000" w:rsidRDefault="00000000" w:rsidRPr="00000000" w14:paraId="000003CD">
            <w:pPr>
              <w:widowControl w:val="0"/>
              <w:spacing w:line="240" w:lineRule="auto"/>
              <w:jc w:val="both"/>
              <w:rPr>
                <w:sz w:val="26"/>
                <w:szCs w:val="26"/>
              </w:rPr>
            </w:pPr>
            <w:r w:rsidDel="00000000" w:rsidR="00000000" w:rsidRPr="00000000">
              <w:rPr>
                <w:sz w:val="26"/>
                <w:szCs w:val="26"/>
                <w:rtl w:val="0"/>
              </w:rPr>
              <w:t xml:space="preserve">Progress reports</w:t>
            </w:r>
          </w:p>
        </w:tc>
        <w:tc>
          <w:tcPr/>
          <w:p w:rsidR="00000000" w:rsidDel="00000000" w:rsidP="00000000" w:rsidRDefault="00000000" w:rsidRPr="00000000" w14:paraId="000003CE">
            <w:pPr>
              <w:widowControl w:val="0"/>
              <w:spacing w:line="240" w:lineRule="auto"/>
              <w:jc w:val="both"/>
              <w:rPr>
                <w:sz w:val="26"/>
                <w:szCs w:val="26"/>
              </w:rPr>
            </w:pPr>
            <w:r w:rsidDel="00000000" w:rsidR="00000000" w:rsidRPr="00000000">
              <w:rPr>
                <w:sz w:val="26"/>
                <w:szCs w:val="26"/>
                <w:rtl w:val="0"/>
              </w:rPr>
              <w:t xml:space="preserve">Generate, View, Track</w:t>
            </w:r>
          </w:p>
        </w:tc>
      </w:tr>
      <w:tr>
        <w:trPr>
          <w:cantSplit w:val="0"/>
          <w:trHeight w:val="525" w:hRule="atLeast"/>
          <w:tblHeader w:val="0"/>
        </w:trPr>
        <w:tc>
          <w:tcPr/>
          <w:p w:rsidR="00000000" w:rsidDel="00000000" w:rsidP="00000000" w:rsidRDefault="00000000" w:rsidRPr="00000000" w14:paraId="000003CF">
            <w:pPr>
              <w:widowControl w:val="0"/>
              <w:spacing w:line="240" w:lineRule="auto"/>
              <w:jc w:val="both"/>
              <w:rPr>
                <w:sz w:val="26"/>
                <w:szCs w:val="26"/>
              </w:rPr>
            </w:pPr>
            <w:r w:rsidDel="00000000" w:rsidR="00000000" w:rsidRPr="00000000">
              <w:rPr>
                <w:sz w:val="26"/>
                <w:szCs w:val="26"/>
                <w:rtl w:val="0"/>
              </w:rPr>
              <w:t xml:space="preserve">53</w:t>
            </w:r>
          </w:p>
        </w:tc>
        <w:tc>
          <w:tcPr/>
          <w:p w:rsidR="00000000" w:rsidDel="00000000" w:rsidP="00000000" w:rsidRDefault="00000000" w:rsidRPr="00000000" w14:paraId="000003D0">
            <w:pPr>
              <w:widowControl w:val="0"/>
              <w:spacing w:line="240" w:lineRule="auto"/>
              <w:jc w:val="both"/>
              <w:rPr>
                <w:sz w:val="26"/>
                <w:szCs w:val="26"/>
              </w:rPr>
            </w:pPr>
            <w:r w:rsidDel="00000000" w:rsidR="00000000" w:rsidRPr="00000000">
              <w:rPr>
                <w:sz w:val="26"/>
                <w:szCs w:val="26"/>
                <w:rtl w:val="0"/>
              </w:rPr>
              <w:t xml:space="preserve">System Services</w:t>
            </w:r>
          </w:p>
        </w:tc>
        <w:tc>
          <w:tcPr/>
          <w:p w:rsidR="00000000" w:rsidDel="00000000" w:rsidP="00000000" w:rsidRDefault="00000000" w:rsidRPr="00000000" w14:paraId="000003D1">
            <w:pPr>
              <w:widowControl w:val="0"/>
              <w:spacing w:line="240" w:lineRule="auto"/>
              <w:jc w:val="both"/>
              <w:rPr>
                <w:sz w:val="26"/>
                <w:szCs w:val="26"/>
              </w:rPr>
            </w:pPr>
            <w:r w:rsidDel="00000000" w:rsidR="00000000" w:rsidRPr="00000000">
              <w:rPr>
                <w:sz w:val="26"/>
                <w:szCs w:val="26"/>
                <w:rtl w:val="0"/>
              </w:rPr>
              <w:t xml:space="preserve">Provide, Integrate, Manage</w:t>
            </w:r>
          </w:p>
        </w:tc>
      </w:tr>
    </w:tbl>
    <w:p w:rsidR="00000000" w:rsidDel="00000000" w:rsidP="00000000" w:rsidRDefault="00000000" w:rsidRPr="00000000" w14:paraId="000003D2">
      <w:pPr>
        <w:spacing w:line="276" w:lineRule="auto"/>
        <w:jc w:val="both"/>
        <w:rPr>
          <w:sz w:val="26"/>
          <w:szCs w:val="26"/>
        </w:rPr>
      </w:pPr>
      <w:r w:rsidDel="00000000" w:rsidR="00000000" w:rsidRPr="00000000">
        <w:rPr>
          <w:rtl w:val="0"/>
        </w:rPr>
      </w:r>
    </w:p>
    <w:p w:rsidR="00000000" w:rsidDel="00000000" w:rsidP="00000000" w:rsidRDefault="00000000" w:rsidRPr="00000000" w14:paraId="000003D3">
      <w:pPr>
        <w:spacing w:line="276" w:lineRule="auto"/>
        <w:jc w:val="both"/>
        <w:rPr>
          <w:color w:val="4a86e8"/>
          <w:sz w:val="30"/>
          <w:szCs w:val="30"/>
        </w:rPr>
      </w:pPr>
      <w:r w:rsidDel="00000000" w:rsidR="00000000" w:rsidRPr="00000000">
        <w:rPr>
          <w:color w:val="4a86e8"/>
          <w:sz w:val="30"/>
          <w:szCs w:val="30"/>
          <w:rtl w:val="0"/>
        </w:rPr>
        <w:t xml:space="preserve">5.2.2 General Classifications</w:t>
      </w:r>
    </w:p>
    <w:p w:rsidR="00000000" w:rsidDel="00000000" w:rsidP="00000000" w:rsidRDefault="00000000" w:rsidRPr="00000000" w14:paraId="000003D4">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3D5">
      <w:pPr>
        <w:spacing w:line="276" w:lineRule="auto"/>
        <w:jc w:val="both"/>
        <w:rPr>
          <w:sz w:val="26"/>
          <w:szCs w:val="26"/>
        </w:rPr>
      </w:pPr>
      <w:r w:rsidDel="00000000" w:rsidR="00000000" w:rsidRPr="00000000">
        <w:rPr>
          <w:sz w:val="26"/>
          <w:szCs w:val="26"/>
          <w:rtl w:val="0"/>
        </w:rPr>
        <w:t xml:space="preserve">Candidate classes are categorized based on the seven general classification. The analysis classes manifest themselves in one of the following ways:</w:t>
      </w:r>
    </w:p>
    <w:p w:rsidR="00000000" w:rsidDel="00000000" w:rsidP="00000000" w:rsidRDefault="00000000" w:rsidRPr="00000000" w14:paraId="000003D6">
      <w:pPr>
        <w:spacing w:line="276" w:lineRule="auto"/>
        <w:jc w:val="both"/>
        <w:rPr>
          <w:sz w:val="26"/>
          <w:szCs w:val="26"/>
        </w:rPr>
      </w:pPr>
      <w:r w:rsidDel="00000000" w:rsidR="00000000" w:rsidRPr="00000000">
        <w:rPr>
          <w:rtl w:val="0"/>
        </w:rPr>
      </w:r>
    </w:p>
    <w:p w:rsidR="00000000" w:rsidDel="00000000" w:rsidP="00000000" w:rsidRDefault="00000000" w:rsidRPr="00000000" w14:paraId="000003D7">
      <w:pPr>
        <w:spacing w:line="276" w:lineRule="auto"/>
        <w:jc w:val="both"/>
        <w:rPr>
          <w:sz w:val="26"/>
          <w:szCs w:val="26"/>
        </w:rPr>
      </w:pPr>
      <w:r w:rsidDel="00000000" w:rsidR="00000000" w:rsidRPr="00000000">
        <w:rPr>
          <w:sz w:val="26"/>
          <w:szCs w:val="26"/>
          <w:rtl w:val="0"/>
        </w:rPr>
        <w:t xml:space="preserve"> 1. External entities </w:t>
      </w:r>
    </w:p>
    <w:p w:rsidR="00000000" w:rsidDel="00000000" w:rsidP="00000000" w:rsidRDefault="00000000" w:rsidRPr="00000000" w14:paraId="000003D8">
      <w:pPr>
        <w:spacing w:line="276" w:lineRule="auto"/>
        <w:jc w:val="both"/>
        <w:rPr>
          <w:sz w:val="26"/>
          <w:szCs w:val="26"/>
        </w:rPr>
      </w:pPr>
      <w:r w:rsidDel="00000000" w:rsidR="00000000" w:rsidRPr="00000000">
        <w:rPr>
          <w:sz w:val="26"/>
          <w:szCs w:val="26"/>
          <w:rtl w:val="0"/>
        </w:rPr>
        <w:t xml:space="preserve"> 2. Things </w:t>
      </w:r>
    </w:p>
    <w:p w:rsidR="00000000" w:rsidDel="00000000" w:rsidP="00000000" w:rsidRDefault="00000000" w:rsidRPr="00000000" w14:paraId="000003D9">
      <w:pPr>
        <w:spacing w:line="276" w:lineRule="auto"/>
        <w:jc w:val="both"/>
        <w:rPr>
          <w:sz w:val="26"/>
          <w:szCs w:val="26"/>
        </w:rPr>
      </w:pPr>
      <w:r w:rsidDel="00000000" w:rsidR="00000000" w:rsidRPr="00000000">
        <w:rPr>
          <w:sz w:val="26"/>
          <w:szCs w:val="26"/>
          <w:rtl w:val="0"/>
        </w:rPr>
        <w:t xml:space="preserve"> 3. Events</w:t>
      </w:r>
    </w:p>
    <w:p w:rsidR="00000000" w:rsidDel="00000000" w:rsidP="00000000" w:rsidRDefault="00000000" w:rsidRPr="00000000" w14:paraId="000003DA">
      <w:pPr>
        <w:spacing w:line="276" w:lineRule="auto"/>
        <w:jc w:val="both"/>
        <w:rPr>
          <w:sz w:val="26"/>
          <w:szCs w:val="26"/>
        </w:rPr>
      </w:pPr>
      <w:r w:rsidDel="00000000" w:rsidR="00000000" w:rsidRPr="00000000">
        <w:rPr>
          <w:sz w:val="26"/>
          <w:szCs w:val="26"/>
          <w:rtl w:val="0"/>
        </w:rPr>
        <w:t xml:space="preserve"> 4. Roles</w:t>
      </w:r>
    </w:p>
    <w:p w:rsidR="00000000" w:rsidDel="00000000" w:rsidP="00000000" w:rsidRDefault="00000000" w:rsidRPr="00000000" w14:paraId="000003DB">
      <w:pPr>
        <w:spacing w:line="276" w:lineRule="auto"/>
        <w:jc w:val="both"/>
        <w:rPr>
          <w:sz w:val="26"/>
          <w:szCs w:val="26"/>
        </w:rPr>
      </w:pPr>
      <w:r w:rsidDel="00000000" w:rsidR="00000000" w:rsidRPr="00000000">
        <w:rPr>
          <w:sz w:val="26"/>
          <w:szCs w:val="26"/>
          <w:rtl w:val="0"/>
        </w:rPr>
        <w:t xml:space="preserve"> 5. Organizational units </w:t>
      </w:r>
    </w:p>
    <w:p w:rsidR="00000000" w:rsidDel="00000000" w:rsidP="00000000" w:rsidRDefault="00000000" w:rsidRPr="00000000" w14:paraId="000003DC">
      <w:pPr>
        <w:spacing w:line="276" w:lineRule="auto"/>
        <w:jc w:val="both"/>
        <w:rPr>
          <w:sz w:val="26"/>
          <w:szCs w:val="26"/>
        </w:rPr>
      </w:pPr>
      <w:r w:rsidDel="00000000" w:rsidR="00000000" w:rsidRPr="00000000">
        <w:rPr>
          <w:sz w:val="26"/>
          <w:szCs w:val="26"/>
          <w:rtl w:val="0"/>
        </w:rPr>
        <w:t xml:space="preserve"> 6. Places </w:t>
      </w:r>
    </w:p>
    <w:p w:rsidR="00000000" w:rsidDel="00000000" w:rsidP="00000000" w:rsidRDefault="00000000" w:rsidRPr="00000000" w14:paraId="000003DD">
      <w:pPr>
        <w:spacing w:line="276" w:lineRule="auto"/>
        <w:jc w:val="both"/>
        <w:rPr>
          <w:sz w:val="26"/>
          <w:szCs w:val="26"/>
        </w:rPr>
      </w:pPr>
      <w:r w:rsidDel="00000000" w:rsidR="00000000" w:rsidRPr="00000000">
        <w:rPr>
          <w:sz w:val="26"/>
          <w:szCs w:val="26"/>
          <w:rtl w:val="0"/>
        </w:rPr>
        <w:t xml:space="preserve"> 7. Structures</w:t>
      </w:r>
    </w:p>
    <w:p w:rsidR="00000000" w:rsidDel="00000000" w:rsidP="00000000" w:rsidRDefault="00000000" w:rsidRPr="00000000" w14:paraId="000003DE">
      <w:pPr>
        <w:spacing w:line="276" w:lineRule="auto"/>
        <w:jc w:val="both"/>
        <w:rPr>
          <w:sz w:val="26"/>
          <w:szCs w:val="26"/>
        </w:rPr>
      </w:pPr>
      <w:r w:rsidDel="00000000" w:rsidR="00000000" w:rsidRPr="00000000">
        <w:rPr>
          <w:rtl w:val="0"/>
        </w:rPr>
      </w:r>
    </w:p>
    <w:p w:rsidR="00000000" w:rsidDel="00000000" w:rsidP="00000000" w:rsidRDefault="00000000" w:rsidRPr="00000000" w14:paraId="000003DF">
      <w:pPr>
        <w:spacing w:line="276" w:lineRule="auto"/>
        <w:jc w:val="both"/>
        <w:rPr>
          <w:sz w:val="26"/>
          <w:szCs w:val="26"/>
        </w:rPr>
      </w:pPr>
      <w:r w:rsidDel="00000000" w:rsidR="00000000" w:rsidRPr="00000000">
        <w:rPr>
          <w:sz w:val="26"/>
          <w:szCs w:val="26"/>
          <w:rtl w:val="0"/>
        </w:rPr>
        <w:t xml:space="preserve"> A candidate class is selected for special classification if it fulfills three or more characteristics</w:t>
      </w:r>
    </w:p>
    <w:p w:rsidR="00000000" w:rsidDel="00000000" w:rsidP="00000000" w:rsidRDefault="00000000" w:rsidRPr="00000000" w14:paraId="000003E0">
      <w:pPr>
        <w:spacing w:line="276" w:lineRule="auto"/>
        <w:jc w:val="both"/>
        <w:rPr>
          <w:sz w:val="26"/>
          <w:szCs w:val="26"/>
        </w:rPr>
      </w:pPr>
      <w:r w:rsidDel="00000000" w:rsidR="00000000" w:rsidRPr="00000000">
        <w:rPr>
          <w:rtl w:val="0"/>
        </w:rPr>
      </w:r>
    </w:p>
    <w:tbl>
      <w:tblPr>
        <w:tblStyle w:val="Table3"/>
        <w:tblpPr w:leftFromText="180" w:rightFromText="180" w:topFromText="180" w:bottomFromText="180" w:vertAnchor="text" w:horzAnchor="text" w:tblpX="0" w:tblpY="0"/>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820"/>
        <w:gridCol w:w="5010"/>
        <w:tblGridChange w:id="0">
          <w:tblGrid>
            <w:gridCol w:w="675"/>
            <w:gridCol w:w="2820"/>
            <w:gridCol w:w="5010"/>
          </w:tblGrid>
        </w:tblGridChange>
      </w:tblGrid>
      <w:tr>
        <w:trPr>
          <w:cantSplit w:val="0"/>
          <w:tblHeader w:val="1"/>
        </w:trPr>
        <w:tc>
          <w:tcPr/>
          <w:p w:rsidR="00000000" w:rsidDel="00000000" w:rsidP="00000000" w:rsidRDefault="00000000" w:rsidRPr="00000000" w14:paraId="000003E1">
            <w:pPr>
              <w:widowControl w:val="0"/>
              <w:spacing w:line="240" w:lineRule="auto"/>
              <w:jc w:val="both"/>
              <w:rPr>
                <w:b w:val="1"/>
                <w:sz w:val="26"/>
                <w:szCs w:val="26"/>
              </w:rPr>
            </w:pPr>
            <w:r w:rsidDel="00000000" w:rsidR="00000000" w:rsidRPr="00000000">
              <w:rPr>
                <w:b w:val="1"/>
                <w:sz w:val="26"/>
                <w:szCs w:val="26"/>
                <w:rtl w:val="0"/>
              </w:rPr>
              <w:t xml:space="preserve">No.</w:t>
            </w:r>
          </w:p>
        </w:tc>
        <w:tc>
          <w:tcPr/>
          <w:p w:rsidR="00000000" w:rsidDel="00000000" w:rsidP="00000000" w:rsidRDefault="00000000" w:rsidRPr="00000000" w14:paraId="000003E2">
            <w:pPr>
              <w:widowControl w:val="0"/>
              <w:spacing w:line="240" w:lineRule="auto"/>
              <w:jc w:val="both"/>
              <w:rPr>
                <w:b w:val="1"/>
                <w:sz w:val="26"/>
                <w:szCs w:val="26"/>
              </w:rPr>
            </w:pPr>
            <w:r w:rsidDel="00000000" w:rsidR="00000000" w:rsidRPr="00000000">
              <w:rPr>
                <w:b w:val="1"/>
                <w:sz w:val="26"/>
                <w:szCs w:val="26"/>
                <w:rtl w:val="0"/>
              </w:rPr>
              <w:t xml:space="preserve">Nouns</w:t>
            </w:r>
          </w:p>
        </w:tc>
        <w:tc>
          <w:tcPr/>
          <w:p w:rsidR="00000000" w:rsidDel="00000000" w:rsidP="00000000" w:rsidRDefault="00000000" w:rsidRPr="00000000" w14:paraId="000003E3">
            <w:pPr>
              <w:widowControl w:val="0"/>
              <w:spacing w:line="240" w:lineRule="auto"/>
              <w:jc w:val="both"/>
              <w:rPr>
                <w:b w:val="1"/>
                <w:sz w:val="26"/>
                <w:szCs w:val="26"/>
              </w:rPr>
            </w:pPr>
            <w:r w:rsidDel="00000000" w:rsidR="00000000" w:rsidRPr="00000000">
              <w:rPr>
                <w:b w:val="1"/>
                <w:sz w:val="26"/>
                <w:szCs w:val="26"/>
                <w:rtl w:val="0"/>
              </w:rPr>
              <w:t xml:space="preserve">General Classification</w:t>
            </w:r>
          </w:p>
        </w:tc>
      </w:tr>
      <w:tr>
        <w:trPr>
          <w:cantSplit w:val="0"/>
          <w:tblHeader w:val="1"/>
        </w:trPr>
        <w:tc>
          <w:tcPr/>
          <w:p w:rsidR="00000000" w:rsidDel="00000000" w:rsidP="00000000" w:rsidRDefault="00000000" w:rsidRPr="00000000" w14:paraId="000003E4">
            <w:pPr>
              <w:widowControl w:val="0"/>
              <w:spacing w:line="240" w:lineRule="auto"/>
              <w:jc w:val="both"/>
              <w:rPr>
                <w:sz w:val="26"/>
                <w:szCs w:val="26"/>
              </w:rPr>
            </w:pPr>
            <w:r w:rsidDel="00000000" w:rsidR="00000000" w:rsidRPr="00000000">
              <w:rPr>
                <w:sz w:val="26"/>
                <w:szCs w:val="26"/>
                <w:rtl w:val="0"/>
              </w:rPr>
              <w:t xml:space="preserve">01</w:t>
            </w:r>
          </w:p>
        </w:tc>
        <w:tc>
          <w:tcPr/>
          <w:p w:rsidR="00000000" w:rsidDel="00000000" w:rsidP="00000000" w:rsidRDefault="00000000" w:rsidRPr="00000000" w14:paraId="000003E5">
            <w:pPr>
              <w:widowControl w:val="0"/>
              <w:spacing w:line="240" w:lineRule="auto"/>
              <w:jc w:val="both"/>
              <w:rPr>
                <w:sz w:val="26"/>
                <w:szCs w:val="26"/>
              </w:rPr>
            </w:pPr>
            <w:r w:rsidDel="00000000" w:rsidR="00000000" w:rsidRPr="00000000">
              <w:rPr>
                <w:sz w:val="26"/>
                <w:szCs w:val="26"/>
                <w:rtl w:val="0"/>
              </w:rPr>
              <w:t xml:space="preserve">User</w:t>
            </w:r>
          </w:p>
        </w:tc>
        <w:tc>
          <w:tcPr/>
          <w:p w:rsidR="00000000" w:rsidDel="00000000" w:rsidP="00000000" w:rsidRDefault="00000000" w:rsidRPr="00000000" w14:paraId="000003E6">
            <w:pPr>
              <w:widowControl w:val="0"/>
              <w:spacing w:line="240" w:lineRule="auto"/>
              <w:jc w:val="both"/>
              <w:rPr>
                <w:sz w:val="26"/>
                <w:szCs w:val="26"/>
              </w:rPr>
            </w:pPr>
            <w:r w:rsidDel="00000000" w:rsidR="00000000" w:rsidRPr="00000000">
              <w:rPr>
                <w:sz w:val="26"/>
                <w:szCs w:val="26"/>
                <w:rtl w:val="0"/>
              </w:rPr>
              <w:t xml:space="preserve">1, 4, 5</w:t>
            </w:r>
          </w:p>
        </w:tc>
      </w:tr>
      <w:tr>
        <w:trPr>
          <w:cantSplit w:val="0"/>
          <w:tblHeader w:val="1"/>
        </w:trPr>
        <w:tc>
          <w:tcPr/>
          <w:p w:rsidR="00000000" w:rsidDel="00000000" w:rsidP="00000000" w:rsidRDefault="00000000" w:rsidRPr="00000000" w14:paraId="000003E7">
            <w:pPr>
              <w:widowControl w:val="0"/>
              <w:spacing w:line="240" w:lineRule="auto"/>
              <w:jc w:val="both"/>
              <w:rPr>
                <w:sz w:val="26"/>
                <w:szCs w:val="26"/>
              </w:rPr>
            </w:pPr>
            <w:r w:rsidDel="00000000" w:rsidR="00000000" w:rsidRPr="00000000">
              <w:rPr>
                <w:sz w:val="26"/>
                <w:szCs w:val="26"/>
                <w:rtl w:val="0"/>
              </w:rPr>
              <w:t xml:space="preserve">02</w:t>
            </w:r>
          </w:p>
        </w:tc>
        <w:tc>
          <w:tcPr/>
          <w:p w:rsidR="00000000" w:rsidDel="00000000" w:rsidP="00000000" w:rsidRDefault="00000000" w:rsidRPr="00000000" w14:paraId="000003E8">
            <w:pPr>
              <w:widowControl w:val="0"/>
              <w:spacing w:line="240" w:lineRule="auto"/>
              <w:jc w:val="both"/>
              <w:rPr>
                <w:sz w:val="26"/>
                <w:szCs w:val="26"/>
              </w:rPr>
            </w:pPr>
            <w:r w:rsidDel="00000000" w:rsidR="00000000" w:rsidRPr="00000000">
              <w:rPr>
                <w:sz w:val="26"/>
                <w:szCs w:val="26"/>
                <w:rtl w:val="0"/>
              </w:rPr>
              <w:t xml:space="preserve">Student</w:t>
            </w:r>
          </w:p>
        </w:tc>
        <w:tc>
          <w:tcPr/>
          <w:p w:rsidR="00000000" w:rsidDel="00000000" w:rsidP="00000000" w:rsidRDefault="00000000" w:rsidRPr="00000000" w14:paraId="000003E9">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540" w:hRule="atLeast"/>
          <w:tblHeader w:val="0"/>
        </w:trPr>
        <w:tc>
          <w:tcPr/>
          <w:p w:rsidR="00000000" w:rsidDel="00000000" w:rsidP="00000000" w:rsidRDefault="00000000" w:rsidRPr="00000000" w14:paraId="000003EA">
            <w:pPr>
              <w:widowControl w:val="0"/>
              <w:spacing w:line="240" w:lineRule="auto"/>
              <w:jc w:val="both"/>
              <w:rPr>
                <w:sz w:val="26"/>
                <w:szCs w:val="26"/>
              </w:rPr>
            </w:pPr>
            <w:r w:rsidDel="00000000" w:rsidR="00000000" w:rsidRPr="00000000">
              <w:rPr>
                <w:sz w:val="26"/>
                <w:szCs w:val="26"/>
                <w:rtl w:val="0"/>
              </w:rPr>
              <w:t xml:space="preserve">03</w:t>
            </w:r>
          </w:p>
        </w:tc>
        <w:tc>
          <w:tcPr/>
          <w:p w:rsidR="00000000" w:rsidDel="00000000" w:rsidP="00000000" w:rsidRDefault="00000000" w:rsidRPr="00000000" w14:paraId="000003EB">
            <w:pPr>
              <w:widowControl w:val="0"/>
              <w:spacing w:line="240" w:lineRule="auto"/>
              <w:jc w:val="both"/>
              <w:rPr>
                <w:sz w:val="26"/>
                <w:szCs w:val="26"/>
              </w:rPr>
            </w:pPr>
            <w:r w:rsidDel="00000000" w:rsidR="00000000" w:rsidRPr="00000000">
              <w:rPr>
                <w:sz w:val="26"/>
                <w:szCs w:val="26"/>
                <w:rtl w:val="0"/>
              </w:rPr>
              <w:t xml:space="preserve">Teacher</w:t>
            </w:r>
          </w:p>
        </w:tc>
        <w:tc>
          <w:tcPr/>
          <w:p w:rsidR="00000000" w:rsidDel="00000000" w:rsidP="00000000" w:rsidRDefault="00000000" w:rsidRPr="00000000" w14:paraId="000003EC">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540" w:hRule="atLeast"/>
          <w:tblHeader w:val="0"/>
        </w:trPr>
        <w:tc>
          <w:tcPr/>
          <w:p w:rsidR="00000000" w:rsidDel="00000000" w:rsidP="00000000" w:rsidRDefault="00000000" w:rsidRPr="00000000" w14:paraId="000003ED">
            <w:pPr>
              <w:widowControl w:val="0"/>
              <w:spacing w:line="240" w:lineRule="auto"/>
              <w:jc w:val="both"/>
              <w:rPr>
                <w:sz w:val="26"/>
                <w:szCs w:val="26"/>
              </w:rPr>
            </w:pPr>
            <w:r w:rsidDel="00000000" w:rsidR="00000000" w:rsidRPr="00000000">
              <w:rPr>
                <w:sz w:val="26"/>
                <w:szCs w:val="26"/>
                <w:rtl w:val="0"/>
              </w:rPr>
              <w:t xml:space="preserve">04</w:t>
            </w:r>
          </w:p>
        </w:tc>
        <w:tc>
          <w:tcPr/>
          <w:p w:rsidR="00000000" w:rsidDel="00000000" w:rsidP="00000000" w:rsidRDefault="00000000" w:rsidRPr="00000000" w14:paraId="000003EE">
            <w:pPr>
              <w:widowControl w:val="0"/>
              <w:spacing w:line="240" w:lineRule="auto"/>
              <w:jc w:val="both"/>
              <w:rPr>
                <w:sz w:val="26"/>
                <w:szCs w:val="26"/>
              </w:rPr>
            </w:pPr>
            <w:r w:rsidDel="00000000" w:rsidR="00000000" w:rsidRPr="00000000">
              <w:rPr>
                <w:sz w:val="26"/>
                <w:szCs w:val="26"/>
                <w:rtl w:val="0"/>
              </w:rPr>
              <w:t xml:space="preserve">Manager</w:t>
            </w:r>
          </w:p>
        </w:tc>
        <w:tc>
          <w:tcPr/>
          <w:p w:rsidR="00000000" w:rsidDel="00000000" w:rsidP="00000000" w:rsidRDefault="00000000" w:rsidRPr="00000000" w14:paraId="000003EF">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540" w:hRule="atLeast"/>
          <w:tblHeader w:val="0"/>
        </w:trPr>
        <w:tc>
          <w:tcPr/>
          <w:p w:rsidR="00000000" w:rsidDel="00000000" w:rsidP="00000000" w:rsidRDefault="00000000" w:rsidRPr="00000000" w14:paraId="000003F0">
            <w:pPr>
              <w:widowControl w:val="0"/>
              <w:spacing w:line="240" w:lineRule="auto"/>
              <w:jc w:val="both"/>
              <w:rPr>
                <w:sz w:val="26"/>
                <w:szCs w:val="26"/>
              </w:rPr>
            </w:pPr>
            <w:r w:rsidDel="00000000" w:rsidR="00000000" w:rsidRPr="00000000">
              <w:rPr>
                <w:sz w:val="26"/>
                <w:szCs w:val="26"/>
                <w:rtl w:val="0"/>
              </w:rPr>
              <w:t xml:space="preserve">05</w:t>
            </w:r>
          </w:p>
        </w:tc>
        <w:tc>
          <w:tcPr/>
          <w:p w:rsidR="00000000" w:rsidDel="00000000" w:rsidP="00000000" w:rsidRDefault="00000000" w:rsidRPr="00000000" w14:paraId="000003F1">
            <w:pPr>
              <w:widowControl w:val="0"/>
              <w:spacing w:line="240" w:lineRule="auto"/>
              <w:jc w:val="both"/>
              <w:rPr>
                <w:sz w:val="26"/>
                <w:szCs w:val="26"/>
              </w:rPr>
            </w:pPr>
            <w:r w:rsidDel="00000000" w:rsidR="00000000" w:rsidRPr="00000000">
              <w:rPr>
                <w:sz w:val="26"/>
                <w:szCs w:val="26"/>
                <w:rtl w:val="0"/>
              </w:rPr>
              <w:t xml:space="preserve">Employee</w:t>
            </w:r>
          </w:p>
        </w:tc>
        <w:tc>
          <w:tcPr/>
          <w:p w:rsidR="00000000" w:rsidDel="00000000" w:rsidP="00000000" w:rsidRDefault="00000000" w:rsidRPr="00000000" w14:paraId="000003F2">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735" w:hRule="atLeast"/>
          <w:tblHeader w:val="0"/>
        </w:trPr>
        <w:tc>
          <w:tcPr/>
          <w:p w:rsidR="00000000" w:rsidDel="00000000" w:rsidP="00000000" w:rsidRDefault="00000000" w:rsidRPr="00000000" w14:paraId="000003F3">
            <w:pPr>
              <w:widowControl w:val="0"/>
              <w:spacing w:line="240" w:lineRule="auto"/>
              <w:jc w:val="both"/>
              <w:rPr>
                <w:sz w:val="26"/>
                <w:szCs w:val="26"/>
              </w:rPr>
            </w:pPr>
            <w:r w:rsidDel="00000000" w:rsidR="00000000" w:rsidRPr="00000000">
              <w:rPr>
                <w:sz w:val="26"/>
                <w:szCs w:val="26"/>
                <w:rtl w:val="0"/>
              </w:rPr>
              <w:t xml:space="preserve">06</w:t>
            </w:r>
          </w:p>
        </w:tc>
        <w:tc>
          <w:tcPr/>
          <w:p w:rsidR="00000000" w:rsidDel="00000000" w:rsidP="00000000" w:rsidRDefault="00000000" w:rsidRPr="00000000" w14:paraId="000003F4">
            <w:pPr>
              <w:widowControl w:val="0"/>
              <w:spacing w:line="240" w:lineRule="auto"/>
              <w:jc w:val="both"/>
              <w:rPr>
                <w:sz w:val="26"/>
                <w:szCs w:val="26"/>
              </w:rPr>
            </w:pPr>
            <w:r w:rsidDel="00000000" w:rsidR="00000000" w:rsidRPr="00000000">
              <w:rPr>
                <w:sz w:val="26"/>
                <w:szCs w:val="26"/>
                <w:rtl w:val="0"/>
              </w:rPr>
              <w:t xml:space="preserve">Working Professional</w:t>
            </w:r>
          </w:p>
        </w:tc>
        <w:tc>
          <w:tcPr/>
          <w:p w:rsidR="00000000" w:rsidDel="00000000" w:rsidP="00000000" w:rsidRDefault="00000000" w:rsidRPr="00000000" w14:paraId="000003F5">
            <w:pPr>
              <w:widowControl w:val="0"/>
              <w:spacing w:line="240" w:lineRule="auto"/>
              <w:jc w:val="both"/>
              <w:rPr>
                <w:sz w:val="26"/>
                <w:szCs w:val="26"/>
              </w:rPr>
            </w:pPr>
            <w:r w:rsidDel="00000000" w:rsidR="00000000" w:rsidRPr="00000000">
              <w:rPr>
                <w:sz w:val="26"/>
                <w:szCs w:val="26"/>
                <w:rtl w:val="0"/>
              </w:rPr>
              <w:t xml:space="preserve">1, 4, 5</w:t>
            </w:r>
          </w:p>
          <w:p w:rsidR="00000000" w:rsidDel="00000000" w:rsidP="00000000" w:rsidRDefault="00000000" w:rsidRPr="00000000" w14:paraId="000003F6">
            <w:pPr>
              <w:widowControl w:val="0"/>
              <w:spacing w:line="240" w:lineRule="auto"/>
              <w:jc w:val="both"/>
              <w:rPr>
                <w:sz w:val="26"/>
                <w:szCs w:val="26"/>
              </w:rPr>
            </w:pP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3F7">
            <w:pPr>
              <w:widowControl w:val="0"/>
              <w:spacing w:line="240" w:lineRule="auto"/>
              <w:jc w:val="both"/>
              <w:rPr>
                <w:sz w:val="26"/>
                <w:szCs w:val="26"/>
              </w:rPr>
            </w:pPr>
            <w:r w:rsidDel="00000000" w:rsidR="00000000" w:rsidRPr="00000000">
              <w:rPr>
                <w:sz w:val="26"/>
                <w:szCs w:val="26"/>
                <w:rtl w:val="0"/>
              </w:rPr>
              <w:t xml:space="preserve">07</w:t>
            </w:r>
          </w:p>
        </w:tc>
        <w:tc>
          <w:tcPr/>
          <w:p w:rsidR="00000000" w:rsidDel="00000000" w:rsidP="00000000" w:rsidRDefault="00000000" w:rsidRPr="00000000" w14:paraId="000003F8">
            <w:pPr>
              <w:widowControl w:val="0"/>
              <w:spacing w:line="240" w:lineRule="auto"/>
              <w:jc w:val="both"/>
              <w:rPr>
                <w:sz w:val="26"/>
                <w:szCs w:val="26"/>
              </w:rPr>
            </w:pPr>
            <w:r w:rsidDel="00000000" w:rsidR="00000000" w:rsidRPr="00000000">
              <w:rPr>
                <w:sz w:val="26"/>
                <w:szCs w:val="26"/>
                <w:rtl w:val="0"/>
              </w:rPr>
              <w:t xml:space="preserve">Others</w:t>
            </w:r>
          </w:p>
        </w:tc>
        <w:tc>
          <w:tcPr/>
          <w:p w:rsidR="00000000" w:rsidDel="00000000" w:rsidP="00000000" w:rsidRDefault="00000000" w:rsidRPr="00000000" w14:paraId="000003F9">
            <w:pPr>
              <w:widowControl w:val="0"/>
              <w:spacing w:line="240" w:lineRule="auto"/>
              <w:jc w:val="both"/>
              <w:rPr>
                <w:sz w:val="26"/>
                <w:szCs w:val="26"/>
              </w:rPr>
            </w:pPr>
            <w:r w:rsidDel="00000000" w:rsidR="00000000" w:rsidRPr="00000000">
              <w:rPr>
                <w:sz w:val="26"/>
                <w:szCs w:val="26"/>
                <w:rtl w:val="0"/>
              </w:rPr>
              <w:t xml:space="preserve">1, 4</w:t>
            </w:r>
          </w:p>
        </w:tc>
      </w:tr>
      <w:tr>
        <w:trPr>
          <w:cantSplit w:val="0"/>
          <w:trHeight w:val="765" w:hRule="atLeast"/>
          <w:tblHeader w:val="0"/>
        </w:trPr>
        <w:tc>
          <w:tcPr/>
          <w:p w:rsidR="00000000" w:rsidDel="00000000" w:rsidP="00000000" w:rsidRDefault="00000000" w:rsidRPr="00000000" w14:paraId="000003FA">
            <w:pPr>
              <w:widowControl w:val="0"/>
              <w:spacing w:line="240" w:lineRule="auto"/>
              <w:jc w:val="both"/>
              <w:rPr>
                <w:sz w:val="26"/>
                <w:szCs w:val="26"/>
              </w:rPr>
            </w:pPr>
            <w:r w:rsidDel="00000000" w:rsidR="00000000" w:rsidRPr="00000000">
              <w:rPr>
                <w:sz w:val="26"/>
                <w:szCs w:val="26"/>
                <w:rtl w:val="0"/>
              </w:rPr>
              <w:t xml:space="preserve">08</w:t>
            </w:r>
          </w:p>
        </w:tc>
        <w:tc>
          <w:tcPr/>
          <w:p w:rsidR="00000000" w:rsidDel="00000000" w:rsidP="00000000" w:rsidRDefault="00000000" w:rsidRPr="00000000" w14:paraId="000003FB">
            <w:pPr>
              <w:widowControl w:val="0"/>
              <w:spacing w:line="240" w:lineRule="auto"/>
              <w:jc w:val="both"/>
              <w:rPr>
                <w:sz w:val="26"/>
                <w:szCs w:val="26"/>
              </w:rPr>
            </w:pPr>
            <w:r w:rsidDel="00000000" w:rsidR="00000000" w:rsidRPr="00000000">
              <w:rPr>
                <w:sz w:val="26"/>
                <w:szCs w:val="26"/>
                <w:rtl w:val="0"/>
              </w:rPr>
              <w:t xml:space="preserve">Task</w:t>
            </w:r>
          </w:p>
        </w:tc>
        <w:tc>
          <w:tcPr/>
          <w:p w:rsidR="00000000" w:rsidDel="00000000" w:rsidP="00000000" w:rsidRDefault="00000000" w:rsidRPr="00000000" w14:paraId="000003FC">
            <w:pPr>
              <w:widowControl w:val="0"/>
              <w:spacing w:line="240" w:lineRule="auto"/>
              <w:jc w:val="both"/>
              <w:rPr>
                <w:sz w:val="26"/>
                <w:szCs w:val="26"/>
              </w:rPr>
            </w:pPr>
            <w:r w:rsidDel="00000000" w:rsidR="00000000" w:rsidRPr="00000000">
              <w:rPr>
                <w:sz w:val="26"/>
                <w:szCs w:val="26"/>
                <w:rtl w:val="0"/>
              </w:rPr>
              <w:t xml:space="preserve">2, 3, 4</w:t>
            </w:r>
          </w:p>
        </w:tc>
      </w:tr>
      <w:tr>
        <w:trPr>
          <w:cantSplit w:val="0"/>
          <w:trHeight w:val="540" w:hRule="atLeast"/>
          <w:tblHeader w:val="0"/>
        </w:trPr>
        <w:tc>
          <w:tcPr/>
          <w:p w:rsidR="00000000" w:rsidDel="00000000" w:rsidP="00000000" w:rsidRDefault="00000000" w:rsidRPr="00000000" w14:paraId="000003FD">
            <w:pPr>
              <w:widowControl w:val="0"/>
              <w:spacing w:line="240" w:lineRule="auto"/>
              <w:jc w:val="both"/>
              <w:rPr>
                <w:sz w:val="26"/>
                <w:szCs w:val="26"/>
              </w:rPr>
            </w:pPr>
            <w:r w:rsidDel="00000000" w:rsidR="00000000" w:rsidRPr="00000000">
              <w:rPr>
                <w:sz w:val="26"/>
                <w:szCs w:val="26"/>
                <w:rtl w:val="0"/>
              </w:rPr>
              <w:t xml:space="preserve">09</w:t>
            </w:r>
          </w:p>
        </w:tc>
        <w:tc>
          <w:tcPr/>
          <w:p w:rsidR="00000000" w:rsidDel="00000000" w:rsidP="00000000" w:rsidRDefault="00000000" w:rsidRPr="00000000" w14:paraId="000003FE">
            <w:pPr>
              <w:widowControl w:val="0"/>
              <w:spacing w:line="240" w:lineRule="auto"/>
              <w:jc w:val="both"/>
              <w:rPr>
                <w:sz w:val="26"/>
                <w:szCs w:val="26"/>
              </w:rPr>
            </w:pPr>
            <w:r w:rsidDel="00000000" w:rsidR="00000000" w:rsidRPr="00000000">
              <w:rPr>
                <w:sz w:val="26"/>
                <w:szCs w:val="26"/>
                <w:rtl w:val="0"/>
              </w:rPr>
              <w:t xml:space="preserve">Progress</w:t>
            </w:r>
          </w:p>
        </w:tc>
        <w:tc>
          <w:tcPr/>
          <w:p w:rsidR="00000000" w:rsidDel="00000000" w:rsidP="00000000" w:rsidRDefault="00000000" w:rsidRPr="00000000" w14:paraId="000003FF">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00">
            <w:pPr>
              <w:widowControl w:val="0"/>
              <w:spacing w:line="240" w:lineRule="auto"/>
              <w:jc w:val="both"/>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401">
            <w:pPr>
              <w:widowControl w:val="0"/>
              <w:spacing w:line="240" w:lineRule="auto"/>
              <w:jc w:val="both"/>
              <w:rPr>
                <w:sz w:val="26"/>
                <w:szCs w:val="26"/>
              </w:rPr>
            </w:pPr>
            <w:r w:rsidDel="00000000" w:rsidR="00000000" w:rsidRPr="00000000">
              <w:rPr>
                <w:sz w:val="26"/>
                <w:szCs w:val="26"/>
                <w:rtl w:val="0"/>
              </w:rPr>
              <w:t xml:space="preserve">Performance</w:t>
            </w:r>
          </w:p>
        </w:tc>
        <w:tc>
          <w:tcPr/>
          <w:p w:rsidR="00000000" w:rsidDel="00000000" w:rsidP="00000000" w:rsidRDefault="00000000" w:rsidRPr="00000000" w14:paraId="00000402">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03">
            <w:pPr>
              <w:widowControl w:val="0"/>
              <w:spacing w:line="240" w:lineRule="auto"/>
              <w:jc w:val="both"/>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404">
            <w:pPr>
              <w:widowControl w:val="0"/>
              <w:spacing w:line="240" w:lineRule="auto"/>
              <w:jc w:val="both"/>
              <w:rPr>
                <w:sz w:val="26"/>
                <w:szCs w:val="26"/>
              </w:rPr>
            </w:pPr>
            <w:r w:rsidDel="00000000" w:rsidR="00000000" w:rsidRPr="00000000">
              <w:rPr>
                <w:sz w:val="26"/>
                <w:szCs w:val="26"/>
                <w:rtl w:val="0"/>
              </w:rPr>
              <w:t xml:space="preserve">Notification</w:t>
            </w:r>
          </w:p>
        </w:tc>
        <w:tc>
          <w:tcPr/>
          <w:p w:rsidR="00000000" w:rsidDel="00000000" w:rsidP="00000000" w:rsidRDefault="00000000" w:rsidRPr="00000000" w14:paraId="00000405">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06">
            <w:pPr>
              <w:widowControl w:val="0"/>
              <w:spacing w:line="240" w:lineRule="auto"/>
              <w:jc w:val="both"/>
              <w:rPr>
                <w:sz w:val="26"/>
                <w:szCs w:val="26"/>
              </w:rPr>
            </w:pPr>
            <w:r w:rsidDel="00000000" w:rsidR="00000000" w:rsidRPr="00000000">
              <w:rPr>
                <w:sz w:val="26"/>
                <w:szCs w:val="26"/>
                <w:rtl w:val="0"/>
              </w:rPr>
              <w:t xml:space="preserve">12</w:t>
            </w:r>
          </w:p>
        </w:tc>
        <w:tc>
          <w:tcPr/>
          <w:p w:rsidR="00000000" w:rsidDel="00000000" w:rsidP="00000000" w:rsidRDefault="00000000" w:rsidRPr="00000000" w14:paraId="00000407">
            <w:pPr>
              <w:widowControl w:val="0"/>
              <w:spacing w:line="240" w:lineRule="auto"/>
              <w:jc w:val="both"/>
              <w:rPr>
                <w:sz w:val="26"/>
                <w:szCs w:val="26"/>
              </w:rPr>
            </w:pPr>
            <w:r w:rsidDel="00000000" w:rsidR="00000000" w:rsidRPr="00000000">
              <w:rPr>
                <w:sz w:val="26"/>
                <w:szCs w:val="26"/>
                <w:rtl w:val="0"/>
              </w:rPr>
              <w:t xml:space="preserve">Reminder</w:t>
            </w:r>
          </w:p>
        </w:tc>
        <w:tc>
          <w:tcPr/>
          <w:p w:rsidR="00000000" w:rsidDel="00000000" w:rsidP="00000000" w:rsidRDefault="00000000" w:rsidRPr="00000000" w14:paraId="00000408">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600" w:hRule="atLeast"/>
          <w:tblHeader w:val="0"/>
        </w:trPr>
        <w:tc>
          <w:tcPr/>
          <w:p w:rsidR="00000000" w:rsidDel="00000000" w:rsidP="00000000" w:rsidRDefault="00000000" w:rsidRPr="00000000" w14:paraId="00000409">
            <w:pPr>
              <w:widowControl w:val="0"/>
              <w:spacing w:line="240" w:lineRule="auto"/>
              <w:jc w:val="both"/>
              <w:rPr>
                <w:sz w:val="26"/>
                <w:szCs w:val="26"/>
              </w:rPr>
            </w:pPr>
            <w:r w:rsidDel="00000000" w:rsidR="00000000" w:rsidRPr="00000000">
              <w:rPr>
                <w:sz w:val="26"/>
                <w:szCs w:val="26"/>
                <w:rtl w:val="0"/>
              </w:rPr>
              <w:t xml:space="preserve">13</w:t>
            </w:r>
          </w:p>
        </w:tc>
        <w:tc>
          <w:tcPr/>
          <w:p w:rsidR="00000000" w:rsidDel="00000000" w:rsidP="00000000" w:rsidRDefault="00000000" w:rsidRPr="00000000" w14:paraId="0000040A">
            <w:pPr>
              <w:widowControl w:val="0"/>
              <w:spacing w:line="240" w:lineRule="auto"/>
              <w:jc w:val="both"/>
              <w:rPr>
                <w:sz w:val="26"/>
                <w:szCs w:val="26"/>
              </w:rPr>
            </w:pPr>
            <w:r w:rsidDel="00000000" w:rsidR="00000000" w:rsidRPr="00000000">
              <w:rPr>
                <w:sz w:val="26"/>
                <w:szCs w:val="26"/>
                <w:rtl w:val="0"/>
              </w:rPr>
              <w:t xml:space="preserve">Stats</w:t>
            </w:r>
          </w:p>
        </w:tc>
        <w:tc>
          <w:tcPr/>
          <w:p w:rsidR="00000000" w:rsidDel="00000000" w:rsidP="00000000" w:rsidRDefault="00000000" w:rsidRPr="00000000" w14:paraId="0000040B">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0C">
            <w:pPr>
              <w:widowControl w:val="0"/>
              <w:spacing w:line="240" w:lineRule="auto"/>
              <w:jc w:val="both"/>
              <w:rPr>
                <w:sz w:val="26"/>
                <w:szCs w:val="26"/>
              </w:rPr>
            </w:pPr>
            <w:r w:rsidDel="00000000" w:rsidR="00000000" w:rsidRPr="00000000">
              <w:rPr>
                <w:sz w:val="26"/>
                <w:szCs w:val="26"/>
                <w:rtl w:val="0"/>
              </w:rPr>
              <w:t xml:space="preserve">14</w:t>
            </w:r>
          </w:p>
        </w:tc>
        <w:tc>
          <w:tcPr/>
          <w:p w:rsidR="00000000" w:rsidDel="00000000" w:rsidP="00000000" w:rsidRDefault="00000000" w:rsidRPr="00000000" w14:paraId="0000040D">
            <w:pPr>
              <w:widowControl w:val="0"/>
              <w:spacing w:line="240" w:lineRule="auto"/>
              <w:jc w:val="both"/>
              <w:rPr>
                <w:sz w:val="26"/>
                <w:szCs w:val="26"/>
              </w:rPr>
            </w:pPr>
            <w:r w:rsidDel="00000000" w:rsidR="00000000" w:rsidRPr="00000000">
              <w:rPr>
                <w:sz w:val="26"/>
                <w:szCs w:val="26"/>
                <w:rtl w:val="0"/>
              </w:rPr>
              <w:t xml:space="preserve">Goal</w:t>
            </w:r>
          </w:p>
        </w:tc>
        <w:tc>
          <w:tcPr/>
          <w:p w:rsidR="00000000" w:rsidDel="00000000" w:rsidP="00000000" w:rsidRDefault="00000000" w:rsidRPr="00000000" w14:paraId="0000040E">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0F">
            <w:pPr>
              <w:widowControl w:val="0"/>
              <w:spacing w:line="240" w:lineRule="auto"/>
              <w:jc w:val="both"/>
              <w:rPr>
                <w:sz w:val="26"/>
                <w:szCs w:val="26"/>
              </w:rPr>
            </w:pPr>
            <w:r w:rsidDel="00000000" w:rsidR="00000000" w:rsidRPr="00000000">
              <w:rPr>
                <w:sz w:val="26"/>
                <w:szCs w:val="26"/>
                <w:rtl w:val="0"/>
              </w:rPr>
              <w:t xml:space="preserve">15</w:t>
            </w:r>
          </w:p>
        </w:tc>
        <w:tc>
          <w:tcPr/>
          <w:p w:rsidR="00000000" w:rsidDel="00000000" w:rsidP="00000000" w:rsidRDefault="00000000" w:rsidRPr="00000000" w14:paraId="00000410">
            <w:pPr>
              <w:widowControl w:val="0"/>
              <w:spacing w:line="240" w:lineRule="auto"/>
              <w:jc w:val="both"/>
              <w:rPr>
                <w:sz w:val="26"/>
                <w:szCs w:val="26"/>
              </w:rPr>
            </w:pPr>
            <w:r w:rsidDel="00000000" w:rsidR="00000000" w:rsidRPr="00000000">
              <w:rPr>
                <w:sz w:val="26"/>
                <w:szCs w:val="26"/>
                <w:rtl w:val="0"/>
              </w:rPr>
              <w:t xml:space="preserve">Team</w:t>
            </w:r>
          </w:p>
        </w:tc>
        <w:tc>
          <w:tcPr/>
          <w:p w:rsidR="00000000" w:rsidDel="00000000" w:rsidP="00000000" w:rsidRDefault="00000000" w:rsidRPr="00000000" w14:paraId="00000411">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540" w:hRule="atLeast"/>
          <w:tblHeader w:val="0"/>
        </w:trPr>
        <w:tc>
          <w:tcPr/>
          <w:p w:rsidR="00000000" w:rsidDel="00000000" w:rsidP="00000000" w:rsidRDefault="00000000" w:rsidRPr="00000000" w14:paraId="00000412">
            <w:pPr>
              <w:widowControl w:val="0"/>
              <w:spacing w:line="240" w:lineRule="auto"/>
              <w:jc w:val="both"/>
              <w:rPr>
                <w:sz w:val="26"/>
                <w:szCs w:val="26"/>
              </w:rPr>
            </w:pPr>
            <w:r w:rsidDel="00000000" w:rsidR="00000000" w:rsidRPr="00000000">
              <w:rPr>
                <w:sz w:val="26"/>
                <w:szCs w:val="26"/>
                <w:rtl w:val="0"/>
              </w:rPr>
              <w:t xml:space="preserve">16</w:t>
            </w:r>
          </w:p>
        </w:tc>
        <w:tc>
          <w:tcPr/>
          <w:p w:rsidR="00000000" w:rsidDel="00000000" w:rsidP="00000000" w:rsidRDefault="00000000" w:rsidRPr="00000000" w14:paraId="00000413">
            <w:pPr>
              <w:widowControl w:val="0"/>
              <w:spacing w:line="240" w:lineRule="auto"/>
              <w:jc w:val="both"/>
              <w:rPr>
                <w:sz w:val="26"/>
                <w:szCs w:val="26"/>
              </w:rPr>
            </w:pPr>
            <w:r w:rsidDel="00000000" w:rsidR="00000000" w:rsidRPr="00000000">
              <w:rPr>
                <w:sz w:val="26"/>
                <w:szCs w:val="26"/>
                <w:rtl w:val="0"/>
              </w:rPr>
              <w:t xml:space="preserve">Feedback</w:t>
            </w:r>
          </w:p>
        </w:tc>
        <w:tc>
          <w:tcPr/>
          <w:p w:rsidR="00000000" w:rsidDel="00000000" w:rsidP="00000000" w:rsidRDefault="00000000" w:rsidRPr="00000000" w14:paraId="00000414">
            <w:pPr>
              <w:widowControl w:val="0"/>
              <w:spacing w:line="240" w:lineRule="auto"/>
              <w:jc w:val="both"/>
              <w:rPr>
                <w:sz w:val="26"/>
                <w:szCs w:val="26"/>
              </w:rPr>
            </w:pPr>
            <w:r w:rsidDel="00000000" w:rsidR="00000000" w:rsidRPr="00000000">
              <w:rPr>
                <w:sz w:val="26"/>
                <w:szCs w:val="26"/>
                <w:rtl w:val="0"/>
              </w:rPr>
              <w:t xml:space="preserve">3, 5</w:t>
            </w:r>
          </w:p>
        </w:tc>
      </w:tr>
      <w:tr>
        <w:trPr>
          <w:cantSplit w:val="0"/>
          <w:trHeight w:val="540" w:hRule="atLeast"/>
          <w:tblHeader w:val="0"/>
        </w:trPr>
        <w:tc>
          <w:tcPr/>
          <w:p w:rsidR="00000000" w:rsidDel="00000000" w:rsidP="00000000" w:rsidRDefault="00000000" w:rsidRPr="00000000" w14:paraId="00000415">
            <w:pPr>
              <w:widowControl w:val="0"/>
              <w:spacing w:line="240" w:lineRule="auto"/>
              <w:jc w:val="both"/>
              <w:rPr>
                <w:sz w:val="26"/>
                <w:szCs w:val="26"/>
              </w:rPr>
            </w:pPr>
            <w:r w:rsidDel="00000000" w:rsidR="00000000" w:rsidRPr="00000000">
              <w:rPr>
                <w:sz w:val="26"/>
                <w:szCs w:val="26"/>
                <w:rtl w:val="0"/>
              </w:rPr>
              <w:t xml:space="preserve">17</w:t>
            </w:r>
          </w:p>
        </w:tc>
        <w:tc>
          <w:tcPr/>
          <w:p w:rsidR="00000000" w:rsidDel="00000000" w:rsidP="00000000" w:rsidRDefault="00000000" w:rsidRPr="00000000" w14:paraId="00000416">
            <w:pPr>
              <w:widowControl w:val="0"/>
              <w:spacing w:line="240" w:lineRule="auto"/>
              <w:jc w:val="both"/>
              <w:rPr>
                <w:sz w:val="26"/>
                <w:szCs w:val="26"/>
              </w:rPr>
            </w:pPr>
            <w:r w:rsidDel="00000000" w:rsidR="00000000" w:rsidRPr="00000000">
              <w:rPr>
                <w:sz w:val="26"/>
                <w:szCs w:val="26"/>
                <w:rtl w:val="0"/>
              </w:rPr>
              <w:t xml:space="preserve">Feedback Type</w:t>
            </w:r>
          </w:p>
        </w:tc>
        <w:tc>
          <w:tcPr/>
          <w:p w:rsidR="00000000" w:rsidDel="00000000" w:rsidP="00000000" w:rsidRDefault="00000000" w:rsidRPr="00000000" w14:paraId="00000417">
            <w:pPr>
              <w:widowControl w:val="0"/>
              <w:spacing w:line="240" w:lineRule="auto"/>
              <w:jc w:val="both"/>
              <w:rPr>
                <w:sz w:val="26"/>
                <w:szCs w:val="26"/>
              </w:rPr>
            </w:pPr>
            <w:r w:rsidDel="00000000" w:rsidR="00000000" w:rsidRPr="00000000">
              <w:rPr>
                <w:sz w:val="26"/>
                <w:szCs w:val="26"/>
                <w:rtl w:val="0"/>
              </w:rPr>
              <w:t xml:space="preserve">4</w:t>
            </w:r>
          </w:p>
        </w:tc>
      </w:tr>
      <w:tr>
        <w:trPr>
          <w:cantSplit w:val="0"/>
          <w:trHeight w:val="540" w:hRule="atLeast"/>
          <w:tblHeader w:val="0"/>
        </w:trPr>
        <w:tc>
          <w:tcPr/>
          <w:p w:rsidR="00000000" w:rsidDel="00000000" w:rsidP="00000000" w:rsidRDefault="00000000" w:rsidRPr="00000000" w14:paraId="00000418">
            <w:pPr>
              <w:widowControl w:val="0"/>
              <w:spacing w:line="240" w:lineRule="auto"/>
              <w:jc w:val="both"/>
              <w:rPr>
                <w:sz w:val="26"/>
                <w:szCs w:val="26"/>
              </w:rPr>
            </w:pPr>
            <w:r w:rsidDel="00000000" w:rsidR="00000000" w:rsidRPr="00000000">
              <w:rPr>
                <w:sz w:val="26"/>
                <w:szCs w:val="26"/>
                <w:rtl w:val="0"/>
              </w:rPr>
              <w:t xml:space="preserve">18</w:t>
            </w:r>
          </w:p>
        </w:tc>
        <w:tc>
          <w:tcPr/>
          <w:p w:rsidR="00000000" w:rsidDel="00000000" w:rsidP="00000000" w:rsidRDefault="00000000" w:rsidRPr="00000000" w14:paraId="00000419">
            <w:pPr>
              <w:widowControl w:val="0"/>
              <w:spacing w:line="240" w:lineRule="auto"/>
              <w:jc w:val="both"/>
              <w:rPr>
                <w:sz w:val="26"/>
                <w:szCs w:val="26"/>
              </w:rPr>
            </w:pPr>
            <w:r w:rsidDel="00000000" w:rsidR="00000000" w:rsidRPr="00000000">
              <w:rPr>
                <w:sz w:val="26"/>
                <w:szCs w:val="26"/>
                <w:rtl w:val="0"/>
              </w:rPr>
              <w:t xml:space="preserve">Role</w:t>
            </w:r>
          </w:p>
        </w:tc>
        <w:tc>
          <w:tcPr/>
          <w:p w:rsidR="00000000" w:rsidDel="00000000" w:rsidP="00000000" w:rsidRDefault="00000000" w:rsidRPr="00000000" w14:paraId="0000041A">
            <w:pPr>
              <w:widowControl w:val="0"/>
              <w:spacing w:line="240" w:lineRule="auto"/>
              <w:jc w:val="both"/>
              <w:rPr>
                <w:sz w:val="26"/>
                <w:szCs w:val="26"/>
              </w:rPr>
            </w:pPr>
            <w:r w:rsidDel="00000000" w:rsidR="00000000" w:rsidRPr="00000000">
              <w:rPr>
                <w:sz w:val="26"/>
                <w:szCs w:val="26"/>
                <w:rtl w:val="0"/>
              </w:rPr>
              <w:t xml:space="preserve">4</w:t>
            </w:r>
          </w:p>
        </w:tc>
      </w:tr>
      <w:tr>
        <w:trPr>
          <w:cantSplit w:val="0"/>
          <w:trHeight w:val="540" w:hRule="atLeast"/>
          <w:tblHeader w:val="0"/>
        </w:trPr>
        <w:tc>
          <w:tcPr/>
          <w:p w:rsidR="00000000" w:rsidDel="00000000" w:rsidP="00000000" w:rsidRDefault="00000000" w:rsidRPr="00000000" w14:paraId="0000041B">
            <w:pPr>
              <w:widowControl w:val="0"/>
              <w:spacing w:line="240" w:lineRule="auto"/>
              <w:jc w:val="both"/>
              <w:rPr>
                <w:sz w:val="26"/>
                <w:szCs w:val="26"/>
              </w:rPr>
            </w:pPr>
            <w:r w:rsidDel="00000000" w:rsidR="00000000" w:rsidRPr="00000000">
              <w:rPr>
                <w:sz w:val="26"/>
                <w:szCs w:val="26"/>
                <w:rtl w:val="0"/>
              </w:rPr>
              <w:t xml:space="preserve">19</w:t>
            </w:r>
          </w:p>
        </w:tc>
        <w:tc>
          <w:tcPr/>
          <w:p w:rsidR="00000000" w:rsidDel="00000000" w:rsidP="00000000" w:rsidRDefault="00000000" w:rsidRPr="00000000" w14:paraId="0000041C">
            <w:pPr>
              <w:widowControl w:val="0"/>
              <w:spacing w:line="240" w:lineRule="auto"/>
              <w:jc w:val="both"/>
              <w:rPr>
                <w:sz w:val="26"/>
                <w:szCs w:val="26"/>
              </w:rPr>
            </w:pPr>
            <w:r w:rsidDel="00000000" w:rsidR="00000000" w:rsidRPr="00000000">
              <w:rPr>
                <w:sz w:val="26"/>
                <w:szCs w:val="26"/>
                <w:rtl w:val="0"/>
              </w:rPr>
              <w:t xml:space="preserve">Category</w:t>
            </w:r>
          </w:p>
        </w:tc>
        <w:tc>
          <w:tcPr/>
          <w:p w:rsidR="00000000" w:rsidDel="00000000" w:rsidP="00000000" w:rsidRDefault="00000000" w:rsidRPr="00000000" w14:paraId="0000041D">
            <w:pPr>
              <w:widowControl w:val="0"/>
              <w:spacing w:line="240" w:lineRule="auto"/>
              <w:jc w:val="both"/>
              <w:rPr>
                <w:sz w:val="26"/>
                <w:szCs w:val="26"/>
              </w:rPr>
            </w:pPr>
            <w:r w:rsidDel="00000000" w:rsidR="00000000" w:rsidRPr="00000000">
              <w:rPr>
                <w:sz w:val="26"/>
                <w:szCs w:val="26"/>
                <w:rtl w:val="0"/>
              </w:rPr>
              <w:t xml:space="preserve">2</w:t>
            </w:r>
          </w:p>
        </w:tc>
      </w:tr>
      <w:tr>
        <w:trPr>
          <w:cantSplit w:val="0"/>
          <w:trHeight w:val="540" w:hRule="atLeast"/>
          <w:tblHeader w:val="0"/>
        </w:trPr>
        <w:tc>
          <w:tcPr/>
          <w:p w:rsidR="00000000" w:rsidDel="00000000" w:rsidP="00000000" w:rsidRDefault="00000000" w:rsidRPr="00000000" w14:paraId="0000041E">
            <w:pPr>
              <w:widowControl w:val="0"/>
              <w:spacing w:line="240" w:lineRule="auto"/>
              <w:jc w:val="both"/>
              <w:rPr>
                <w:sz w:val="26"/>
                <w:szCs w:val="26"/>
              </w:rPr>
            </w:pPr>
            <w:r w:rsidDel="00000000" w:rsidR="00000000" w:rsidRPr="00000000">
              <w:rPr>
                <w:sz w:val="26"/>
                <w:szCs w:val="26"/>
                <w:rtl w:val="0"/>
              </w:rPr>
              <w:t xml:space="preserve">20</w:t>
            </w:r>
          </w:p>
        </w:tc>
        <w:tc>
          <w:tcPr/>
          <w:p w:rsidR="00000000" w:rsidDel="00000000" w:rsidP="00000000" w:rsidRDefault="00000000" w:rsidRPr="00000000" w14:paraId="0000041F">
            <w:pPr>
              <w:widowControl w:val="0"/>
              <w:spacing w:line="240" w:lineRule="auto"/>
              <w:jc w:val="both"/>
              <w:rPr>
                <w:sz w:val="26"/>
                <w:szCs w:val="26"/>
              </w:rPr>
            </w:pPr>
            <w:r w:rsidDel="00000000" w:rsidR="00000000" w:rsidRPr="00000000">
              <w:rPr>
                <w:sz w:val="26"/>
                <w:szCs w:val="26"/>
                <w:rtl w:val="0"/>
              </w:rPr>
              <w:t xml:space="preserve">Session</w:t>
            </w:r>
          </w:p>
        </w:tc>
        <w:tc>
          <w:tcPr/>
          <w:p w:rsidR="00000000" w:rsidDel="00000000" w:rsidP="00000000" w:rsidRDefault="00000000" w:rsidRPr="00000000" w14:paraId="00000420">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660" w:hRule="atLeast"/>
          <w:tblHeader w:val="0"/>
        </w:trPr>
        <w:tc>
          <w:tcPr/>
          <w:p w:rsidR="00000000" w:rsidDel="00000000" w:rsidP="00000000" w:rsidRDefault="00000000" w:rsidRPr="00000000" w14:paraId="00000421">
            <w:pPr>
              <w:widowControl w:val="0"/>
              <w:spacing w:line="240" w:lineRule="auto"/>
              <w:jc w:val="both"/>
              <w:rPr>
                <w:sz w:val="26"/>
                <w:szCs w:val="26"/>
              </w:rPr>
            </w:pPr>
            <w:r w:rsidDel="00000000" w:rsidR="00000000" w:rsidRPr="00000000">
              <w:rPr>
                <w:sz w:val="26"/>
                <w:szCs w:val="26"/>
                <w:rtl w:val="0"/>
              </w:rPr>
              <w:t xml:space="preserve">21</w:t>
            </w:r>
          </w:p>
        </w:tc>
        <w:tc>
          <w:tcPr/>
          <w:p w:rsidR="00000000" w:rsidDel="00000000" w:rsidP="00000000" w:rsidRDefault="00000000" w:rsidRPr="00000000" w14:paraId="00000422">
            <w:pPr>
              <w:widowControl w:val="0"/>
              <w:spacing w:line="240" w:lineRule="auto"/>
              <w:jc w:val="both"/>
              <w:rPr>
                <w:sz w:val="26"/>
                <w:szCs w:val="26"/>
              </w:rPr>
            </w:pPr>
            <w:r w:rsidDel="00000000" w:rsidR="00000000" w:rsidRPr="00000000">
              <w:rPr>
                <w:sz w:val="26"/>
                <w:szCs w:val="26"/>
                <w:rtl w:val="0"/>
              </w:rPr>
              <w:t xml:space="preserve">TimeWise</w:t>
            </w:r>
          </w:p>
        </w:tc>
        <w:tc>
          <w:tcPr/>
          <w:p w:rsidR="00000000" w:rsidDel="00000000" w:rsidP="00000000" w:rsidRDefault="00000000" w:rsidRPr="00000000" w14:paraId="00000423">
            <w:pPr>
              <w:widowControl w:val="0"/>
              <w:spacing w:line="240" w:lineRule="auto"/>
              <w:jc w:val="both"/>
              <w:rPr>
                <w:sz w:val="26"/>
                <w:szCs w:val="26"/>
              </w:rPr>
            </w:pPr>
            <w:r w:rsidDel="00000000" w:rsidR="00000000" w:rsidRPr="00000000">
              <w:rPr>
                <w:sz w:val="26"/>
                <w:szCs w:val="26"/>
                <w:rtl w:val="0"/>
              </w:rPr>
              <w:t xml:space="preserve">1, 2, 5</w:t>
            </w:r>
          </w:p>
        </w:tc>
      </w:tr>
      <w:tr>
        <w:trPr>
          <w:cantSplit w:val="0"/>
          <w:trHeight w:val="540" w:hRule="atLeast"/>
          <w:tblHeader w:val="0"/>
        </w:trPr>
        <w:tc>
          <w:tcPr/>
          <w:p w:rsidR="00000000" w:rsidDel="00000000" w:rsidP="00000000" w:rsidRDefault="00000000" w:rsidRPr="00000000" w14:paraId="00000424">
            <w:pPr>
              <w:widowControl w:val="0"/>
              <w:spacing w:line="240" w:lineRule="auto"/>
              <w:jc w:val="both"/>
              <w:rPr>
                <w:sz w:val="26"/>
                <w:szCs w:val="26"/>
              </w:rPr>
            </w:pPr>
            <w:r w:rsidDel="00000000" w:rsidR="00000000" w:rsidRPr="00000000">
              <w:rPr>
                <w:sz w:val="26"/>
                <w:szCs w:val="26"/>
                <w:rtl w:val="0"/>
              </w:rPr>
              <w:t xml:space="preserve">22</w:t>
            </w:r>
          </w:p>
        </w:tc>
        <w:tc>
          <w:tcPr/>
          <w:p w:rsidR="00000000" w:rsidDel="00000000" w:rsidP="00000000" w:rsidRDefault="00000000" w:rsidRPr="00000000" w14:paraId="00000425">
            <w:pPr>
              <w:widowControl w:val="0"/>
              <w:spacing w:line="240" w:lineRule="auto"/>
              <w:jc w:val="both"/>
              <w:rPr>
                <w:sz w:val="26"/>
                <w:szCs w:val="26"/>
              </w:rPr>
            </w:pPr>
            <w:r w:rsidDel="00000000" w:rsidR="00000000" w:rsidRPr="00000000">
              <w:rPr>
                <w:sz w:val="26"/>
                <w:szCs w:val="26"/>
                <w:rtl w:val="0"/>
              </w:rPr>
              <w:t xml:space="preserve">LogIn</w:t>
            </w:r>
          </w:p>
        </w:tc>
        <w:tc>
          <w:tcPr/>
          <w:p w:rsidR="00000000" w:rsidDel="00000000" w:rsidP="00000000" w:rsidRDefault="00000000" w:rsidRPr="00000000" w14:paraId="00000426">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27">
            <w:pPr>
              <w:widowControl w:val="0"/>
              <w:spacing w:line="240" w:lineRule="auto"/>
              <w:jc w:val="both"/>
              <w:rPr>
                <w:sz w:val="26"/>
                <w:szCs w:val="26"/>
              </w:rPr>
            </w:pPr>
            <w:r w:rsidDel="00000000" w:rsidR="00000000" w:rsidRPr="00000000">
              <w:rPr>
                <w:sz w:val="26"/>
                <w:szCs w:val="26"/>
                <w:rtl w:val="0"/>
              </w:rPr>
              <w:t xml:space="preserve">23</w:t>
            </w:r>
          </w:p>
        </w:tc>
        <w:tc>
          <w:tcPr/>
          <w:p w:rsidR="00000000" w:rsidDel="00000000" w:rsidP="00000000" w:rsidRDefault="00000000" w:rsidRPr="00000000" w14:paraId="00000428">
            <w:pPr>
              <w:widowControl w:val="0"/>
              <w:spacing w:line="240" w:lineRule="auto"/>
              <w:jc w:val="both"/>
              <w:rPr>
                <w:sz w:val="26"/>
                <w:szCs w:val="26"/>
              </w:rPr>
            </w:pPr>
            <w:r w:rsidDel="00000000" w:rsidR="00000000" w:rsidRPr="00000000">
              <w:rPr>
                <w:sz w:val="26"/>
                <w:szCs w:val="26"/>
                <w:rtl w:val="0"/>
              </w:rPr>
              <w:t xml:space="preserve">Register</w:t>
            </w:r>
          </w:p>
        </w:tc>
        <w:tc>
          <w:tcPr/>
          <w:p w:rsidR="00000000" w:rsidDel="00000000" w:rsidP="00000000" w:rsidRDefault="00000000" w:rsidRPr="00000000" w14:paraId="00000429">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2A">
            <w:pPr>
              <w:widowControl w:val="0"/>
              <w:spacing w:line="240" w:lineRule="auto"/>
              <w:jc w:val="both"/>
              <w:rPr>
                <w:sz w:val="26"/>
                <w:szCs w:val="26"/>
              </w:rPr>
            </w:pPr>
            <w:r w:rsidDel="00000000" w:rsidR="00000000" w:rsidRPr="00000000">
              <w:rPr>
                <w:sz w:val="26"/>
                <w:szCs w:val="26"/>
                <w:rtl w:val="0"/>
              </w:rPr>
              <w:t xml:space="preserve">24</w:t>
            </w:r>
          </w:p>
        </w:tc>
        <w:tc>
          <w:tcPr/>
          <w:p w:rsidR="00000000" w:rsidDel="00000000" w:rsidP="00000000" w:rsidRDefault="00000000" w:rsidRPr="00000000" w14:paraId="0000042B">
            <w:pPr>
              <w:widowControl w:val="0"/>
              <w:spacing w:line="240" w:lineRule="auto"/>
              <w:jc w:val="both"/>
              <w:rPr>
                <w:sz w:val="26"/>
                <w:szCs w:val="26"/>
              </w:rPr>
            </w:pPr>
            <w:r w:rsidDel="00000000" w:rsidR="00000000" w:rsidRPr="00000000">
              <w:rPr>
                <w:sz w:val="26"/>
                <w:szCs w:val="26"/>
                <w:rtl w:val="0"/>
              </w:rPr>
              <w:t xml:space="preserve">Account</w:t>
            </w:r>
          </w:p>
        </w:tc>
        <w:tc>
          <w:tcPr/>
          <w:p w:rsidR="00000000" w:rsidDel="00000000" w:rsidP="00000000" w:rsidRDefault="00000000" w:rsidRPr="00000000" w14:paraId="0000042C">
            <w:pPr>
              <w:widowControl w:val="0"/>
              <w:spacing w:line="240" w:lineRule="auto"/>
              <w:jc w:val="both"/>
              <w:rPr>
                <w:sz w:val="26"/>
                <w:szCs w:val="26"/>
              </w:rPr>
            </w:pPr>
            <w:r w:rsidDel="00000000" w:rsidR="00000000" w:rsidRPr="00000000">
              <w:rPr>
                <w:sz w:val="26"/>
                <w:szCs w:val="26"/>
                <w:rtl w:val="0"/>
              </w:rPr>
              <w:t xml:space="preserve">2</w:t>
            </w:r>
          </w:p>
        </w:tc>
      </w:tr>
      <w:tr>
        <w:trPr>
          <w:cantSplit w:val="0"/>
          <w:trHeight w:val="540" w:hRule="atLeast"/>
          <w:tblHeader w:val="0"/>
        </w:trPr>
        <w:tc>
          <w:tcPr/>
          <w:p w:rsidR="00000000" w:rsidDel="00000000" w:rsidP="00000000" w:rsidRDefault="00000000" w:rsidRPr="00000000" w14:paraId="0000042D">
            <w:pPr>
              <w:widowControl w:val="0"/>
              <w:spacing w:line="240" w:lineRule="auto"/>
              <w:jc w:val="both"/>
              <w:rPr>
                <w:sz w:val="26"/>
                <w:szCs w:val="26"/>
              </w:rPr>
            </w:pPr>
            <w:r w:rsidDel="00000000" w:rsidR="00000000" w:rsidRPr="00000000">
              <w:rPr>
                <w:sz w:val="26"/>
                <w:szCs w:val="26"/>
                <w:rtl w:val="0"/>
              </w:rPr>
              <w:t xml:space="preserve">25</w:t>
            </w:r>
          </w:p>
        </w:tc>
        <w:tc>
          <w:tcPr/>
          <w:p w:rsidR="00000000" w:rsidDel="00000000" w:rsidP="00000000" w:rsidRDefault="00000000" w:rsidRPr="00000000" w14:paraId="0000042E">
            <w:pPr>
              <w:widowControl w:val="0"/>
              <w:spacing w:line="240" w:lineRule="auto"/>
              <w:jc w:val="both"/>
              <w:rPr>
                <w:sz w:val="26"/>
                <w:szCs w:val="26"/>
              </w:rPr>
            </w:pPr>
            <w:r w:rsidDel="00000000" w:rsidR="00000000" w:rsidRPr="00000000">
              <w:rPr>
                <w:sz w:val="26"/>
                <w:szCs w:val="26"/>
                <w:rtl w:val="0"/>
              </w:rPr>
              <w:t xml:space="preserve">Authentication</w:t>
            </w:r>
          </w:p>
        </w:tc>
        <w:tc>
          <w:tcPr/>
          <w:p w:rsidR="00000000" w:rsidDel="00000000" w:rsidP="00000000" w:rsidRDefault="00000000" w:rsidRPr="00000000" w14:paraId="0000042F">
            <w:pPr>
              <w:widowControl w:val="0"/>
              <w:spacing w:line="240" w:lineRule="auto"/>
              <w:jc w:val="both"/>
              <w:rPr>
                <w:sz w:val="26"/>
                <w:szCs w:val="26"/>
              </w:rPr>
            </w:pPr>
            <w:r w:rsidDel="00000000" w:rsidR="00000000" w:rsidRPr="00000000">
              <w:rPr>
                <w:sz w:val="26"/>
                <w:szCs w:val="26"/>
                <w:rtl w:val="0"/>
              </w:rPr>
              <w:t xml:space="preserve">2,3,5</w:t>
            </w:r>
          </w:p>
        </w:tc>
      </w:tr>
      <w:tr>
        <w:trPr>
          <w:cantSplit w:val="0"/>
          <w:trHeight w:val="540" w:hRule="atLeast"/>
          <w:tblHeader w:val="0"/>
        </w:trPr>
        <w:tc>
          <w:tcPr/>
          <w:p w:rsidR="00000000" w:rsidDel="00000000" w:rsidP="00000000" w:rsidRDefault="00000000" w:rsidRPr="00000000" w14:paraId="00000430">
            <w:pPr>
              <w:widowControl w:val="0"/>
              <w:spacing w:line="240" w:lineRule="auto"/>
              <w:jc w:val="both"/>
              <w:rPr>
                <w:sz w:val="26"/>
                <w:szCs w:val="26"/>
              </w:rPr>
            </w:pPr>
            <w:r w:rsidDel="00000000" w:rsidR="00000000" w:rsidRPr="00000000">
              <w:rPr>
                <w:sz w:val="26"/>
                <w:szCs w:val="26"/>
                <w:rtl w:val="0"/>
              </w:rPr>
              <w:t xml:space="preserve">26</w:t>
            </w:r>
          </w:p>
        </w:tc>
        <w:tc>
          <w:tcPr/>
          <w:p w:rsidR="00000000" w:rsidDel="00000000" w:rsidP="00000000" w:rsidRDefault="00000000" w:rsidRPr="00000000" w14:paraId="00000431">
            <w:pPr>
              <w:widowControl w:val="0"/>
              <w:spacing w:line="240" w:lineRule="auto"/>
              <w:jc w:val="both"/>
              <w:rPr>
                <w:sz w:val="26"/>
                <w:szCs w:val="26"/>
              </w:rPr>
            </w:pPr>
            <w:r w:rsidDel="00000000" w:rsidR="00000000" w:rsidRPr="00000000">
              <w:rPr>
                <w:sz w:val="26"/>
                <w:szCs w:val="26"/>
                <w:rtl w:val="0"/>
              </w:rPr>
              <w:t xml:space="preserve">Deadline</w:t>
            </w:r>
          </w:p>
        </w:tc>
        <w:tc>
          <w:tcPr/>
          <w:p w:rsidR="00000000" w:rsidDel="00000000" w:rsidP="00000000" w:rsidRDefault="00000000" w:rsidRPr="00000000" w14:paraId="00000432">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33">
            <w:pPr>
              <w:widowControl w:val="0"/>
              <w:spacing w:line="240" w:lineRule="auto"/>
              <w:jc w:val="both"/>
              <w:rPr>
                <w:sz w:val="26"/>
                <w:szCs w:val="26"/>
              </w:rPr>
            </w:pPr>
            <w:r w:rsidDel="00000000" w:rsidR="00000000" w:rsidRPr="00000000">
              <w:rPr>
                <w:sz w:val="26"/>
                <w:szCs w:val="26"/>
                <w:rtl w:val="0"/>
              </w:rPr>
              <w:t xml:space="preserve">27</w:t>
            </w:r>
          </w:p>
        </w:tc>
        <w:tc>
          <w:tcPr/>
          <w:p w:rsidR="00000000" w:rsidDel="00000000" w:rsidP="00000000" w:rsidRDefault="00000000" w:rsidRPr="00000000" w14:paraId="00000434">
            <w:pPr>
              <w:widowControl w:val="0"/>
              <w:spacing w:line="240" w:lineRule="auto"/>
              <w:jc w:val="both"/>
              <w:rPr>
                <w:sz w:val="26"/>
                <w:szCs w:val="26"/>
              </w:rPr>
            </w:pPr>
            <w:r w:rsidDel="00000000" w:rsidR="00000000" w:rsidRPr="00000000">
              <w:rPr>
                <w:sz w:val="26"/>
                <w:szCs w:val="26"/>
                <w:rtl w:val="0"/>
              </w:rPr>
              <w:t xml:space="preserve">Priority</w:t>
            </w:r>
          </w:p>
        </w:tc>
        <w:tc>
          <w:tcPr/>
          <w:p w:rsidR="00000000" w:rsidDel="00000000" w:rsidP="00000000" w:rsidRDefault="00000000" w:rsidRPr="00000000" w14:paraId="00000435">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36">
            <w:pPr>
              <w:widowControl w:val="0"/>
              <w:spacing w:line="240" w:lineRule="auto"/>
              <w:jc w:val="both"/>
              <w:rPr>
                <w:sz w:val="26"/>
                <w:szCs w:val="26"/>
              </w:rPr>
            </w:pPr>
            <w:r w:rsidDel="00000000" w:rsidR="00000000" w:rsidRPr="00000000">
              <w:rPr>
                <w:sz w:val="26"/>
                <w:szCs w:val="26"/>
                <w:rtl w:val="0"/>
              </w:rPr>
              <w:t xml:space="preserve">28</w:t>
            </w:r>
          </w:p>
        </w:tc>
        <w:tc>
          <w:tcPr/>
          <w:p w:rsidR="00000000" w:rsidDel="00000000" w:rsidP="00000000" w:rsidRDefault="00000000" w:rsidRPr="00000000" w14:paraId="00000437">
            <w:pPr>
              <w:widowControl w:val="0"/>
              <w:spacing w:line="240" w:lineRule="auto"/>
              <w:jc w:val="both"/>
              <w:rPr>
                <w:sz w:val="26"/>
                <w:szCs w:val="26"/>
              </w:rPr>
            </w:pPr>
            <w:r w:rsidDel="00000000" w:rsidR="00000000" w:rsidRPr="00000000">
              <w:rPr>
                <w:sz w:val="26"/>
                <w:szCs w:val="26"/>
                <w:rtl w:val="0"/>
              </w:rPr>
              <w:t xml:space="preserve">Comments</w:t>
            </w:r>
          </w:p>
        </w:tc>
        <w:tc>
          <w:tcPr/>
          <w:p w:rsidR="00000000" w:rsidDel="00000000" w:rsidP="00000000" w:rsidRDefault="00000000" w:rsidRPr="00000000" w14:paraId="00000438">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39">
            <w:pPr>
              <w:widowControl w:val="0"/>
              <w:spacing w:line="240" w:lineRule="auto"/>
              <w:jc w:val="both"/>
              <w:rPr>
                <w:sz w:val="26"/>
                <w:szCs w:val="26"/>
              </w:rPr>
            </w:pPr>
            <w:r w:rsidDel="00000000" w:rsidR="00000000" w:rsidRPr="00000000">
              <w:rPr>
                <w:sz w:val="26"/>
                <w:szCs w:val="26"/>
                <w:rtl w:val="0"/>
              </w:rPr>
              <w:t xml:space="preserve">29</w:t>
            </w:r>
          </w:p>
        </w:tc>
        <w:tc>
          <w:tcPr/>
          <w:p w:rsidR="00000000" w:rsidDel="00000000" w:rsidP="00000000" w:rsidRDefault="00000000" w:rsidRPr="00000000" w14:paraId="0000043A">
            <w:pPr>
              <w:widowControl w:val="0"/>
              <w:spacing w:line="240" w:lineRule="auto"/>
              <w:jc w:val="both"/>
              <w:rPr>
                <w:sz w:val="26"/>
                <w:szCs w:val="26"/>
              </w:rPr>
            </w:pPr>
            <w:r w:rsidDel="00000000" w:rsidR="00000000" w:rsidRPr="00000000">
              <w:rPr>
                <w:sz w:val="26"/>
                <w:szCs w:val="26"/>
                <w:rtl w:val="0"/>
              </w:rPr>
              <w:t xml:space="preserve">Timer</w:t>
            </w:r>
          </w:p>
        </w:tc>
        <w:tc>
          <w:tcPr/>
          <w:p w:rsidR="00000000" w:rsidDel="00000000" w:rsidP="00000000" w:rsidRDefault="00000000" w:rsidRPr="00000000" w14:paraId="0000043B">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3C">
            <w:pPr>
              <w:widowControl w:val="0"/>
              <w:spacing w:line="240" w:lineRule="auto"/>
              <w:jc w:val="both"/>
              <w:rPr>
                <w:sz w:val="26"/>
                <w:szCs w:val="26"/>
              </w:rPr>
            </w:pPr>
            <w:r w:rsidDel="00000000" w:rsidR="00000000" w:rsidRPr="00000000">
              <w:rPr>
                <w:sz w:val="26"/>
                <w:szCs w:val="26"/>
                <w:rtl w:val="0"/>
              </w:rPr>
              <w:t xml:space="preserve">30</w:t>
            </w:r>
          </w:p>
        </w:tc>
        <w:tc>
          <w:tcPr/>
          <w:p w:rsidR="00000000" w:rsidDel="00000000" w:rsidP="00000000" w:rsidRDefault="00000000" w:rsidRPr="00000000" w14:paraId="0000043D">
            <w:pPr>
              <w:widowControl w:val="0"/>
              <w:spacing w:line="240" w:lineRule="auto"/>
              <w:jc w:val="both"/>
              <w:rPr>
                <w:sz w:val="26"/>
                <w:szCs w:val="26"/>
              </w:rPr>
            </w:pPr>
            <w:r w:rsidDel="00000000" w:rsidR="00000000" w:rsidRPr="00000000">
              <w:rPr>
                <w:sz w:val="26"/>
                <w:szCs w:val="26"/>
                <w:rtl w:val="0"/>
              </w:rPr>
              <w:t xml:space="preserve">Productivity Meter</w:t>
            </w:r>
          </w:p>
        </w:tc>
        <w:tc>
          <w:tcPr/>
          <w:p w:rsidR="00000000" w:rsidDel="00000000" w:rsidP="00000000" w:rsidRDefault="00000000" w:rsidRPr="00000000" w14:paraId="0000043E">
            <w:pPr>
              <w:widowControl w:val="0"/>
              <w:spacing w:line="240" w:lineRule="auto"/>
              <w:jc w:val="both"/>
              <w:rPr>
                <w:sz w:val="26"/>
                <w:szCs w:val="26"/>
              </w:rPr>
            </w:pPr>
            <w:r w:rsidDel="00000000" w:rsidR="00000000" w:rsidRPr="00000000">
              <w:rPr>
                <w:sz w:val="26"/>
                <w:szCs w:val="26"/>
                <w:rtl w:val="0"/>
              </w:rPr>
              <w:t xml:space="preserve">3, 6</w:t>
            </w:r>
          </w:p>
        </w:tc>
      </w:tr>
      <w:tr>
        <w:trPr>
          <w:cantSplit w:val="0"/>
          <w:trHeight w:val="540" w:hRule="atLeast"/>
          <w:tblHeader w:val="0"/>
        </w:trPr>
        <w:tc>
          <w:tcPr/>
          <w:p w:rsidR="00000000" w:rsidDel="00000000" w:rsidP="00000000" w:rsidRDefault="00000000" w:rsidRPr="00000000" w14:paraId="0000043F">
            <w:pPr>
              <w:widowControl w:val="0"/>
              <w:spacing w:line="240" w:lineRule="auto"/>
              <w:jc w:val="both"/>
              <w:rPr>
                <w:sz w:val="26"/>
                <w:szCs w:val="26"/>
              </w:rPr>
            </w:pPr>
            <w:r w:rsidDel="00000000" w:rsidR="00000000" w:rsidRPr="00000000">
              <w:rPr>
                <w:sz w:val="26"/>
                <w:szCs w:val="26"/>
                <w:rtl w:val="0"/>
              </w:rPr>
              <w:t xml:space="preserve">31</w:t>
            </w:r>
          </w:p>
        </w:tc>
        <w:tc>
          <w:tcPr/>
          <w:p w:rsidR="00000000" w:rsidDel="00000000" w:rsidP="00000000" w:rsidRDefault="00000000" w:rsidRPr="00000000" w14:paraId="00000440">
            <w:pPr>
              <w:widowControl w:val="0"/>
              <w:spacing w:line="240" w:lineRule="auto"/>
              <w:jc w:val="both"/>
              <w:rPr>
                <w:sz w:val="26"/>
                <w:szCs w:val="26"/>
              </w:rPr>
            </w:pPr>
            <w:r w:rsidDel="00000000" w:rsidR="00000000" w:rsidRPr="00000000">
              <w:rPr>
                <w:sz w:val="26"/>
                <w:szCs w:val="26"/>
                <w:rtl w:val="0"/>
              </w:rPr>
              <w:t xml:space="preserve">Task Sharing </w:t>
            </w:r>
          </w:p>
        </w:tc>
        <w:tc>
          <w:tcPr/>
          <w:p w:rsidR="00000000" w:rsidDel="00000000" w:rsidP="00000000" w:rsidRDefault="00000000" w:rsidRPr="00000000" w14:paraId="00000441">
            <w:pPr>
              <w:widowControl w:val="0"/>
              <w:spacing w:line="240" w:lineRule="auto"/>
              <w:jc w:val="both"/>
              <w:rPr>
                <w:sz w:val="26"/>
                <w:szCs w:val="26"/>
              </w:rPr>
            </w:pPr>
            <w:r w:rsidDel="00000000" w:rsidR="00000000" w:rsidRPr="00000000">
              <w:rPr>
                <w:sz w:val="26"/>
                <w:szCs w:val="26"/>
                <w:rtl w:val="0"/>
              </w:rPr>
              <w:t xml:space="preserve">2, 3</w:t>
            </w:r>
          </w:p>
        </w:tc>
      </w:tr>
      <w:tr>
        <w:trPr>
          <w:cantSplit w:val="0"/>
          <w:trHeight w:val="540" w:hRule="atLeast"/>
          <w:tblHeader w:val="0"/>
        </w:trPr>
        <w:tc>
          <w:tcPr/>
          <w:p w:rsidR="00000000" w:rsidDel="00000000" w:rsidP="00000000" w:rsidRDefault="00000000" w:rsidRPr="00000000" w14:paraId="00000442">
            <w:pPr>
              <w:widowControl w:val="0"/>
              <w:spacing w:line="240" w:lineRule="auto"/>
              <w:jc w:val="both"/>
              <w:rPr>
                <w:sz w:val="26"/>
                <w:szCs w:val="26"/>
              </w:rPr>
            </w:pPr>
            <w:r w:rsidDel="00000000" w:rsidR="00000000" w:rsidRPr="00000000">
              <w:rPr>
                <w:sz w:val="26"/>
                <w:szCs w:val="26"/>
                <w:rtl w:val="0"/>
              </w:rPr>
              <w:t xml:space="preserve">32</w:t>
            </w:r>
          </w:p>
        </w:tc>
        <w:tc>
          <w:tcPr/>
          <w:p w:rsidR="00000000" w:rsidDel="00000000" w:rsidP="00000000" w:rsidRDefault="00000000" w:rsidRPr="00000000" w14:paraId="00000443">
            <w:pPr>
              <w:widowControl w:val="0"/>
              <w:spacing w:line="240" w:lineRule="auto"/>
              <w:jc w:val="both"/>
              <w:rPr>
                <w:sz w:val="26"/>
                <w:szCs w:val="26"/>
              </w:rPr>
            </w:pPr>
            <w:r w:rsidDel="00000000" w:rsidR="00000000" w:rsidRPr="00000000">
              <w:rPr>
                <w:sz w:val="26"/>
                <w:szCs w:val="26"/>
                <w:rtl w:val="0"/>
              </w:rPr>
              <w:t xml:space="preserve">Task Logs</w:t>
            </w:r>
          </w:p>
        </w:tc>
        <w:tc>
          <w:tcPr/>
          <w:p w:rsidR="00000000" w:rsidDel="00000000" w:rsidP="00000000" w:rsidRDefault="00000000" w:rsidRPr="00000000" w14:paraId="00000444">
            <w:pPr>
              <w:widowControl w:val="0"/>
              <w:spacing w:line="240" w:lineRule="auto"/>
              <w:jc w:val="both"/>
              <w:rPr>
                <w:sz w:val="26"/>
                <w:szCs w:val="26"/>
              </w:rPr>
            </w:pPr>
            <w:r w:rsidDel="00000000" w:rsidR="00000000" w:rsidRPr="00000000">
              <w:rPr>
                <w:sz w:val="26"/>
                <w:szCs w:val="26"/>
                <w:rtl w:val="0"/>
              </w:rPr>
              <w:t xml:space="preserve">1, 4, 5</w:t>
            </w:r>
          </w:p>
        </w:tc>
      </w:tr>
      <w:tr>
        <w:trPr>
          <w:cantSplit w:val="0"/>
          <w:trHeight w:val="540" w:hRule="atLeast"/>
          <w:tblHeader w:val="0"/>
        </w:trPr>
        <w:tc>
          <w:tcPr/>
          <w:p w:rsidR="00000000" w:rsidDel="00000000" w:rsidP="00000000" w:rsidRDefault="00000000" w:rsidRPr="00000000" w14:paraId="00000445">
            <w:pPr>
              <w:widowControl w:val="0"/>
              <w:spacing w:line="240" w:lineRule="auto"/>
              <w:jc w:val="both"/>
              <w:rPr>
                <w:sz w:val="26"/>
                <w:szCs w:val="26"/>
              </w:rPr>
            </w:pPr>
            <w:r w:rsidDel="00000000" w:rsidR="00000000" w:rsidRPr="00000000">
              <w:rPr>
                <w:sz w:val="26"/>
                <w:szCs w:val="26"/>
                <w:rtl w:val="0"/>
              </w:rPr>
              <w:t xml:space="preserve">33</w:t>
            </w:r>
          </w:p>
        </w:tc>
        <w:tc>
          <w:tcPr/>
          <w:p w:rsidR="00000000" w:rsidDel="00000000" w:rsidP="00000000" w:rsidRDefault="00000000" w:rsidRPr="00000000" w14:paraId="00000446">
            <w:pPr>
              <w:widowControl w:val="0"/>
              <w:spacing w:line="240" w:lineRule="auto"/>
              <w:jc w:val="both"/>
              <w:rPr>
                <w:sz w:val="26"/>
                <w:szCs w:val="26"/>
              </w:rPr>
            </w:pPr>
            <w:r w:rsidDel="00000000" w:rsidR="00000000" w:rsidRPr="00000000">
              <w:rPr>
                <w:sz w:val="26"/>
                <w:szCs w:val="26"/>
                <w:rtl w:val="0"/>
              </w:rPr>
              <w:t xml:space="preserve">Analytics Engine</w:t>
            </w:r>
          </w:p>
        </w:tc>
        <w:tc>
          <w:tcPr/>
          <w:p w:rsidR="00000000" w:rsidDel="00000000" w:rsidP="00000000" w:rsidRDefault="00000000" w:rsidRPr="00000000" w14:paraId="00000447">
            <w:pPr>
              <w:widowControl w:val="0"/>
              <w:spacing w:line="240" w:lineRule="auto"/>
              <w:jc w:val="both"/>
              <w:rPr>
                <w:sz w:val="26"/>
                <w:szCs w:val="26"/>
              </w:rPr>
            </w:pPr>
            <w:r w:rsidDel="00000000" w:rsidR="00000000" w:rsidRPr="00000000">
              <w:rPr>
                <w:sz w:val="26"/>
                <w:szCs w:val="26"/>
                <w:rtl w:val="0"/>
              </w:rPr>
              <w:t xml:space="preserve">1, 2, 7</w:t>
            </w:r>
          </w:p>
        </w:tc>
      </w:tr>
      <w:tr>
        <w:trPr>
          <w:cantSplit w:val="0"/>
          <w:trHeight w:val="540" w:hRule="atLeast"/>
          <w:tblHeader w:val="0"/>
        </w:trPr>
        <w:tc>
          <w:tcPr/>
          <w:p w:rsidR="00000000" w:rsidDel="00000000" w:rsidP="00000000" w:rsidRDefault="00000000" w:rsidRPr="00000000" w14:paraId="00000448">
            <w:pPr>
              <w:widowControl w:val="0"/>
              <w:spacing w:line="240" w:lineRule="auto"/>
              <w:jc w:val="both"/>
              <w:rPr>
                <w:sz w:val="26"/>
                <w:szCs w:val="26"/>
              </w:rPr>
            </w:pPr>
            <w:r w:rsidDel="00000000" w:rsidR="00000000" w:rsidRPr="00000000">
              <w:rPr>
                <w:sz w:val="26"/>
                <w:szCs w:val="26"/>
                <w:rtl w:val="0"/>
              </w:rPr>
              <w:t xml:space="preserve">34</w:t>
            </w:r>
          </w:p>
        </w:tc>
        <w:tc>
          <w:tcPr/>
          <w:p w:rsidR="00000000" w:rsidDel="00000000" w:rsidP="00000000" w:rsidRDefault="00000000" w:rsidRPr="00000000" w14:paraId="00000449">
            <w:pPr>
              <w:widowControl w:val="0"/>
              <w:spacing w:line="240" w:lineRule="auto"/>
              <w:jc w:val="both"/>
              <w:rPr>
                <w:sz w:val="26"/>
                <w:szCs w:val="26"/>
              </w:rPr>
            </w:pPr>
            <w:r w:rsidDel="00000000" w:rsidR="00000000" w:rsidRPr="00000000">
              <w:rPr>
                <w:sz w:val="26"/>
                <w:szCs w:val="26"/>
                <w:rtl w:val="0"/>
              </w:rPr>
              <w:t xml:space="preserve">User Dashboard</w:t>
            </w:r>
          </w:p>
        </w:tc>
        <w:tc>
          <w:tcPr/>
          <w:p w:rsidR="00000000" w:rsidDel="00000000" w:rsidP="00000000" w:rsidRDefault="00000000" w:rsidRPr="00000000" w14:paraId="0000044A">
            <w:pPr>
              <w:widowControl w:val="0"/>
              <w:spacing w:line="240" w:lineRule="auto"/>
              <w:jc w:val="both"/>
              <w:rPr>
                <w:sz w:val="26"/>
                <w:szCs w:val="26"/>
              </w:rPr>
            </w:pPr>
            <w:r w:rsidDel="00000000" w:rsidR="00000000" w:rsidRPr="00000000">
              <w:rPr>
                <w:sz w:val="26"/>
                <w:szCs w:val="26"/>
                <w:rtl w:val="0"/>
              </w:rPr>
              <w:t xml:space="preserve">2, 5, 7</w:t>
            </w:r>
          </w:p>
        </w:tc>
      </w:tr>
      <w:tr>
        <w:trPr>
          <w:cantSplit w:val="0"/>
          <w:trHeight w:val="540" w:hRule="atLeast"/>
          <w:tblHeader w:val="0"/>
        </w:trPr>
        <w:tc>
          <w:tcPr/>
          <w:p w:rsidR="00000000" w:rsidDel="00000000" w:rsidP="00000000" w:rsidRDefault="00000000" w:rsidRPr="00000000" w14:paraId="0000044B">
            <w:pPr>
              <w:widowControl w:val="0"/>
              <w:spacing w:line="240" w:lineRule="auto"/>
              <w:jc w:val="both"/>
              <w:rPr>
                <w:sz w:val="26"/>
                <w:szCs w:val="26"/>
              </w:rPr>
            </w:pPr>
            <w:r w:rsidDel="00000000" w:rsidR="00000000" w:rsidRPr="00000000">
              <w:rPr>
                <w:sz w:val="26"/>
                <w:szCs w:val="26"/>
                <w:rtl w:val="0"/>
              </w:rPr>
              <w:t xml:space="preserve">35</w:t>
            </w:r>
          </w:p>
        </w:tc>
        <w:tc>
          <w:tcPr/>
          <w:p w:rsidR="00000000" w:rsidDel="00000000" w:rsidP="00000000" w:rsidRDefault="00000000" w:rsidRPr="00000000" w14:paraId="0000044C">
            <w:pPr>
              <w:widowControl w:val="0"/>
              <w:spacing w:line="240" w:lineRule="auto"/>
              <w:jc w:val="both"/>
              <w:rPr>
                <w:sz w:val="26"/>
                <w:szCs w:val="26"/>
              </w:rPr>
            </w:pPr>
            <w:r w:rsidDel="00000000" w:rsidR="00000000" w:rsidRPr="00000000">
              <w:rPr>
                <w:sz w:val="26"/>
                <w:szCs w:val="26"/>
                <w:rtl w:val="0"/>
              </w:rPr>
              <w:t xml:space="preserve">Date and time service</w:t>
            </w:r>
          </w:p>
        </w:tc>
        <w:tc>
          <w:tcPr/>
          <w:p w:rsidR="00000000" w:rsidDel="00000000" w:rsidP="00000000" w:rsidRDefault="00000000" w:rsidRPr="00000000" w14:paraId="0000044D">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40" w:hRule="atLeast"/>
          <w:tblHeader w:val="0"/>
        </w:trPr>
        <w:tc>
          <w:tcPr/>
          <w:p w:rsidR="00000000" w:rsidDel="00000000" w:rsidP="00000000" w:rsidRDefault="00000000" w:rsidRPr="00000000" w14:paraId="0000044E">
            <w:pPr>
              <w:widowControl w:val="0"/>
              <w:spacing w:line="240" w:lineRule="auto"/>
              <w:jc w:val="both"/>
              <w:rPr>
                <w:sz w:val="26"/>
                <w:szCs w:val="26"/>
              </w:rPr>
            </w:pPr>
            <w:r w:rsidDel="00000000" w:rsidR="00000000" w:rsidRPr="00000000">
              <w:rPr>
                <w:sz w:val="26"/>
                <w:szCs w:val="26"/>
                <w:rtl w:val="0"/>
              </w:rPr>
              <w:t xml:space="preserve">36</w:t>
            </w:r>
          </w:p>
        </w:tc>
        <w:tc>
          <w:tcPr/>
          <w:p w:rsidR="00000000" w:rsidDel="00000000" w:rsidP="00000000" w:rsidRDefault="00000000" w:rsidRPr="00000000" w14:paraId="0000044F">
            <w:pPr>
              <w:widowControl w:val="0"/>
              <w:spacing w:line="240" w:lineRule="auto"/>
              <w:jc w:val="both"/>
              <w:rPr>
                <w:sz w:val="26"/>
                <w:szCs w:val="26"/>
              </w:rPr>
            </w:pPr>
            <w:r w:rsidDel="00000000" w:rsidR="00000000" w:rsidRPr="00000000">
              <w:rPr>
                <w:sz w:val="26"/>
                <w:szCs w:val="26"/>
                <w:rtl w:val="0"/>
              </w:rPr>
              <w:t xml:space="preserve">Goal tracking </w:t>
            </w:r>
          </w:p>
        </w:tc>
        <w:tc>
          <w:tcPr/>
          <w:p w:rsidR="00000000" w:rsidDel="00000000" w:rsidP="00000000" w:rsidRDefault="00000000" w:rsidRPr="00000000" w14:paraId="00000450">
            <w:pPr>
              <w:widowControl w:val="0"/>
              <w:spacing w:line="240" w:lineRule="auto"/>
              <w:jc w:val="both"/>
              <w:rPr>
                <w:sz w:val="26"/>
                <w:szCs w:val="26"/>
              </w:rPr>
            </w:pPr>
            <w:r w:rsidDel="00000000" w:rsidR="00000000" w:rsidRPr="00000000">
              <w:rPr>
                <w:sz w:val="26"/>
                <w:szCs w:val="26"/>
                <w:rtl w:val="0"/>
              </w:rPr>
              <w:t xml:space="preserve">2, 3</w:t>
            </w:r>
          </w:p>
        </w:tc>
      </w:tr>
      <w:tr>
        <w:trPr>
          <w:cantSplit w:val="0"/>
          <w:trHeight w:val="540" w:hRule="atLeast"/>
          <w:tblHeader w:val="0"/>
        </w:trPr>
        <w:tc>
          <w:tcPr/>
          <w:p w:rsidR="00000000" w:rsidDel="00000000" w:rsidP="00000000" w:rsidRDefault="00000000" w:rsidRPr="00000000" w14:paraId="00000451">
            <w:pPr>
              <w:widowControl w:val="0"/>
              <w:spacing w:line="240" w:lineRule="auto"/>
              <w:jc w:val="both"/>
              <w:rPr>
                <w:sz w:val="26"/>
                <w:szCs w:val="26"/>
              </w:rPr>
            </w:pPr>
            <w:r w:rsidDel="00000000" w:rsidR="00000000" w:rsidRPr="00000000">
              <w:rPr>
                <w:sz w:val="26"/>
                <w:szCs w:val="26"/>
                <w:rtl w:val="0"/>
              </w:rPr>
              <w:t xml:space="preserve">37</w:t>
            </w:r>
          </w:p>
        </w:tc>
        <w:tc>
          <w:tcPr/>
          <w:p w:rsidR="00000000" w:rsidDel="00000000" w:rsidP="00000000" w:rsidRDefault="00000000" w:rsidRPr="00000000" w14:paraId="00000452">
            <w:pPr>
              <w:widowControl w:val="0"/>
              <w:spacing w:line="240" w:lineRule="auto"/>
              <w:jc w:val="both"/>
              <w:rPr>
                <w:sz w:val="26"/>
                <w:szCs w:val="26"/>
              </w:rPr>
            </w:pPr>
            <w:r w:rsidDel="00000000" w:rsidR="00000000" w:rsidRPr="00000000">
              <w:rPr>
                <w:sz w:val="26"/>
                <w:szCs w:val="26"/>
                <w:rtl w:val="0"/>
              </w:rPr>
              <w:t xml:space="preserve">Progress Analytics</w:t>
            </w:r>
          </w:p>
        </w:tc>
        <w:tc>
          <w:tcPr/>
          <w:p w:rsidR="00000000" w:rsidDel="00000000" w:rsidP="00000000" w:rsidRDefault="00000000" w:rsidRPr="00000000" w14:paraId="00000453">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645" w:hRule="atLeast"/>
          <w:tblHeader w:val="0"/>
        </w:trPr>
        <w:tc>
          <w:tcPr/>
          <w:p w:rsidR="00000000" w:rsidDel="00000000" w:rsidP="00000000" w:rsidRDefault="00000000" w:rsidRPr="00000000" w14:paraId="00000454">
            <w:pPr>
              <w:widowControl w:val="0"/>
              <w:spacing w:line="240" w:lineRule="auto"/>
              <w:jc w:val="both"/>
              <w:rPr>
                <w:sz w:val="26"/>
                <w:szCs w:val="26"/>
              </w:rPr>
            </w:pPr>
            <w:r w:rsidDel="00000000" w:rsidR="00000000" w:rsidRPr="00000000">
              <w:rPr>
                <w:sz w:val="26"/>
                <w:szCs w:val="26"/>
                <w:rtl w:val="0"/>
              </w:rPr>
              <w:t xml:space="preserve">38</w:t>
            </w:r>
          </w:p>
        </w:tc>
        <w:tc>
          <w:tcPr/>
          <w:p w:rsidR="00000000" w:rsidDel="00000000" w:rsidP="00000000" w:rsidRDefault="00000000" w:rsidRPr="00000000" w14:paraId="00000455">
            <w:pPr>
              <w:widowControl w:val="0"/>
              <w:spacing w:line="240" w:lineRule="auto"/>
              <w:jc w:val="both"/>
              <w:rPr>
                <w:sz w:val="26"/>
                <w:szCs w:val="26"/>
              </w:rPr>
            </w:pPr>
            <w:r w:rsidDel="00000000" w:rsidR="00000000" w:rsidRPr="00000000">
              <w:rPr>
                <w:sz w:val="26"/>
                <w:szCs w:val="26"/>
                <w:rtl w:val="0"/>
              </w:rPr>
              <w:t xml:space="preserve">Performance Analytics </w:t>
            </w:r>
          </w:p>
        </w:tc>
        <w:tc>
          <w:tcPr/>
          <w:p w:rsidR="00000000" w:rsidDel="00000000" w:rsidP="00000000" w:rsidRDefault="00000000" w:rsidRPr="00000000" w14:paraId="00000456">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40" w:hRule="atLeast"/>
          <w:tblHeader w:val="0"/>
        </w:trPr>
        <w:tc>
          <w:tcPr/>
          <w:p w:rsidR="00000000" w:rsidDel="00000000" w:rsidP="00000000" w:rsidRDefault="00000000" w:rsidRPr="00000000" w14:paraId="00000457">
            <w:pPr>
              <w:widowControl w:val="0"/>
              <w:spacing w:line="240" w:lineRule="auto"/>
              <w:jc w:val="both"/>
              <w:rPr>
                <w:sz w:val="26"/>
                <w:szCs w:val="26"/>
              </w:rPr>
            </w:pPr>
            <w:r w:rsidDel="00000000" w:rsidR="00000000" w:rsidRPr="00000000">
              <w:rPr>
                <w:sz w:val="26"/>
                <w:szCs w:val="26"/>
                <w:rtl w:val="0"/>
              </w:rPr>
              <w:t xml:space="preserve">39</w:t>
            </w:r>
          </w:p>
        </w:tc>
        <w:tc>
          <w:tcPr/>
          <w:p w:rsidR="00000000" w:rsidDel="00000000" w:rsidP="00000000" w:rsidRDefault="00000000" w:rsidRPr="00000000" w14:paraId="00000458">
            <w:pPr>
              <w:widowControl w:val="0"/>
              <w:spacing w:line="240" w:lineRule="auto"/>
              <w:jc w:val="both"/>
              <w:rPr>
                <w:sz w:val="26"/>
                <w:szCs w:val="26"/>
              </w:rPr>
            </w:pPr>
            <w:r w:rsidDel="00000000" w:rsidR="00000000" w:rsidRPr="00000000">
              <w:rPr>
                <w:sz w:val="26"/>
                <w:szCs w:val="26"/>
                <w:rtl w:val="0"/>
              </w:rPr>
              <w:t xml:space="preserve">Reporting service</w:t>
            </w:r>
          </w:p>
        </w:tc>
        <w:tc>
          <w:tcPr/>
          <w:p w:rsidR="00000000" w:rsidDel="00000000" w:rsidP="00000000" w:rsidRDefault="00000000" w:rsidRPr="00000000" w14:paraId="00000459">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40" w:hRule="atLeast"/>
          <w:tblHeader w:val="0"/>
        </w:trPr>
        <w:tc>
          <w:tcPr/>
          <w:p w:rsidR="00000000" w:rsidDel="00000000" w:rsidP="00000000" w:rsidRDefault="00000000" w:rsidRPr="00000000" w14:paraId="0000045A">
            <w:pPr>
              <w:widowControl w:val="0"/>
              <w:spacing w:line="240" w:lineRule="auto"/>
              <w:jc w:val="both"/>
              <w:rPr>
                <w:sz w:val="26"/>
                <w:szCs w:val="26"/>
              </w:rPr>
            </w:pPr>
            <w:r w:rsidDel="00000000" w:rsidR="00000000" w:rsidRPr="00000000">
              <w:rPr>
                <w:sz w:val="26"/>
                <w:szCs w:val="26"/>
                <w:rtl w:val="0"/>
              </w:rPr>
              <w:t xml:space="preserve">40</w:t>
            </w:r>
          </w:p>
        </w:tc>
        <w:tc>
          <w:tcPr/>
          <w:p w:rsidR="00000000" w:rsidDel="00000000" w:rsidP="00000000" w:rsidRDefault="00000000" w:rsidRPr="00000000" w14:paraId="0000045B">
            <w:pPr>
              <w:widowControl w:val="0"/>
              <w:spacing w:line="240" w:lineRule="auto"/>
              <w:jc w:val="both"/>
              <w:rPr>
                <w:sz w:val="26"/>
                <w:szCs w:val="26"/>
              </w:rPr>
            </w:pPr>
            <w:r w:rsidDel="00000000" w:rsidR="00000000" w:rsidRPr="00000000">
              <w:rPr>
                <w:sz w:val="26"/>
                <w:szCs w:val="26"/>
                <w:rtl w:val="0"/>
              </w:rPr>
              <w:t xml:space="preserve">Performance Report</w:t>
            </w:r>
          </w:p>
        </w:tc>
        <w:tc>
          <w:tcPr/>
          <w:p w:rsidR="00000000" w:rsidDel="00000000" w:rsidP="00000000" w:rsidRDefault="00000000" w:rsidRPr="00000000" w14:paraId="0000045C">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540" w:hRule="atLeast"/>
          <w:tblHeader w:val="0"/>
        </w:trPr>
        <w:tc>
          <w:tcPr/>
          <w:p w:rsidR="00000000" w:rsidDel="00000000" w:rsidP="00000000" w:rsidRDefault="00000000" w:rsidRPr="00000000" w14:paraId="0000045D">
            <w:pPr>
              <w:widowControl w:val="0"/>
              <w:spacing w:line="240" w:lineRule="auto"/>
              <w:jc w:val="both"/>
              <w:rPr>
                <w:sz w:val="26"/>
                <w:szCs w:val="26"/>
              </w:rPr>
            </w:pPr>
            <w:r w:rsidDel="00000000" w:rsidR="00000000" w:rsidRPr="00000000">
              <w:rPr>
                <w:sz w:val="26"/>
                <w:szCs w:val="26"/>
                <w:rtl w:val="0"/>
              </w:rPr>
              <w:t xml:space="preserve">41</w:t>
            </w:r>
          </w:p>
        </w:tc>
        <w:tc>
          <w:tcPr/>
          <w:p w:rsidR="00000000" w:rsidDel="00000000" w:rsidP="00000000" w:rsidRDefault="00000000" w:rsidRPr="00000000" w14:paraId="0000045E">
            <w:pPr>
              <w:widowControl w:val="0"/>
              <w:spacing w:line="240" w:lineRule="auto"/>
              <w:jc w:val="both"/>
              <w:rPr>
                <w:sz w:val="26"/>
                <w:szCs w:val="26"/>
              </w:rPr>
            </w:pPr>
            <w:r w:rsidDel="00000000" w:rsidR="00000000" w:rsidRPr="00000000">
              <w:rPr>
                <w:sz w:val="26"/>
                <w:szCs w:val="26"/>
                <w:rtl w:val="0"/>
              </w:rPr>
              <w:t xml:space="preserve">Statistics engine</w:t>
            </w:r>
          </w:p>
        </w:tc>
        <w:tc>
          <w:tcPr/>
          <w:p w:rsidR="00000000" w:rsidDel="00000000" w:rsidP="00000000" w:rsidRDefault="00000000" w:rsidRPr="00000000" w14:paraId="0000045F">
            <w:pPr>
              <w:widowControl w:val="0"/>
              <w:spacing w:line="240" w:lineRule="auto"/>
              <w:jc w:val="both"/>
              <w:rPr>
                <w:sz w:val="26"/>
                <w:szCs w:val="26"/>
              </w:rPr>
            </w:pPr>
            <w:r w:rsidDel="00000000" w:rsidR="00000000" w:rsidRPr="00000000">
              <w:rPr>
                <w:sz w:val="26"/>
                <w:szCs w:val="26"/>
                <w:rtl w:val="0"/>
              </w:rPr>
              <w:t xml:space="preserve">2, 5, 7</w:t>
            </w:r>
          </w:p>
        </w:tc>
      </w:tr>
      <w:tr>
        <w:trPr>
          <w:cantSplit w:val="0"/>
          <w:trHeight w:val="540" w:hRule="atLeast"/>
          <w:tblHeader w:val="0"/>
        </w:trPr>
        <w:tc>
          <w:tcPr/>
          <w:p w:rsidR="00000000" w:rsidDel="00000000" w:rsidP="00000000" w:rsidRDefault="00000000" w:rsidRPr="00000000" w14:paraId="00000460">
            <w:pPr>
              <w:widowControl w:val="0"/>
              <w:spacing w:line="240" w:lineRule="auto"/>
              <w:jc w:val="both"/>
              <w:rPr>
                <w:sz w:val="26"/>
                <w:szCs w:val="26"/>
              </w:rPr>
            </w:pPr>
            <w:r w:rsidDel="00000000" w:rsidR="00000000" w:rsidRPr="00000000">
              <w:rPr>
                <w:sz w:val="26"/>
                <w:szCs w:val="26"/>
                <w:rtl w:val="0"/>
              </w:rPr>
              <w:t xml:space="preserve">42</w:t>
            </w:r>
          </w:p>
        </w:tc>
        <w:tc>
          <w:tcPr/>
          <w:p w:rsidR="00000000" w:rsidDel="00000000" w:rsidP="00000000" w:rsidRDefault="00000000" w:rsidRPr="00000000" w14:paraId="00000461">
            <w:pPr>
              <w:widowControl w:val="0"/>
              <w:spacing w:line="240" w:lineRule="auto"/>
              <w:jc w:val="both"/>
              <w:rPr>
                <w:sz w:val="26"/>
                <w:szCs w:val="26"/>
              </w:rPr>
            </w:pPr>
            <w:r w:rsidDel="00000000" w:rsidR="00000000" w:rsidRPr="00000000">
              <w:rPr>
                <w:sz w:val="26"/>
                <w:szCs w:val="26"/>
                <w:rtl w:val="0"/>
              </w:rPr>
              <w:t xml:space="preserve">Visualization service</w:t>
            </w:r>
          </w:p>
        </w:tc>
        <w:tc>
          <w:tcPr/>
          <w:p w:rsidR="00000000" w:rsidDel="00000000" w:rsidP="00000000" w:rsidRDefault="00000000" w:rsidRPr="00000000" w14:paraId="00000462">
            <w:pPr>
              <w:widowControl w:val="0"/>
              <w:spacing w:line="240" w:lineRule="auto"/>
              <w:jc w:val="both"/>
              <w:rPr>
                <w:sz w:val="26"/>
                <w:szCs w:val="26"/>
              </w:rPr>
            </w:pPr>
            <w:r w:rsidDel="00000000" w:rsidR="00000000" w:rsidRPr="00000000">
              <w:rPr>
                <w:sz w:val="26"/>
                <w:szCs w:val="26"/>
                <w:rtl w:val="0"/>
              </w:rPr>
              <w:t xml:space="preserve">2, 5</w:t>
            </w:r>
          </w:p>
        </w:tc>
      </w:tr>
      <w:tr>
        <w:trPr>
          <w:cantSplit w:val="0"/>
          <w:trHeight w:val="540" w:hRule="atLeast"/>
          <w:tblHeader w:val="0"/>
        </w:trPr>
        <w:tc>
          <w:tcPr/>
          <w:p w:rsidR="00000000" w:rsidDel="00000000" w:rsidP="00000000" w:rsidRDefault="00000000" w:rsidRPr="00000000" w14:paraId="00000463">
            <w:pPr>
              <w:widowControl w:val="0"/>
              <w:spacing w:line="240" w:lineRule="auto"/>
              <w:jc w:val="both"/>
              <w:rPr>
                <w:sz w:val="26"/>
                <w:szCs w:val="26"/>
              </w:rPr>
            </w:pPr>
            <w:r w:rsidDel="00000000" w:rsidR="00000000" w:rsidRPr="00000000">
              <w:rPr>
                <w:sz w:val="26"/>
                <w:szCs w:val="26"/>
                <w:rtl w:val="0"/>
              </w:rPr>
              <w:t xml:space="preserve">43</w:t>
            </w:r>
          </w:p>
        </w:tc>
        <w:tc>
          <w:tcPr/>
          <w:p w:rsidR="00000000" w:rsidDel="00000000" w:rsidP="00000000" w:rsidRDefault="00000000" w:rsidRPr="00000000" w14:paraId="00000464">
            <w:pPr>
              <w:widowControl w:val="0"/>
              <w:spacing w:line="240" w:lineRule="auto"/>
              <w:jc w:val="both"/>
              <w:rPr>
                <w:sz w:val="26"/>
                <w:szCs w:val="26"/>
              </w:rPr>
            </w:pPr>
            <w:r w:rsidDel="00000000" w:rsidR="00000000" w:rsidRPr="00000000">
              <w:rPr>
                <w:sz w:val="26"/>
                <w:szCs w:val="26"/>
                <w:rtl w:val="0"/>
              </w:rPr>
              <w:t xml:space="preserve">Focus timer service</w:t>
            </w:r>
          </w:p>
        </w:tc>
        <w:tc>
          <w:tcPr/>
          <w:p w:rsidR="00000000" w:rsidDel="00000000" w:rsidP="00000000" w:rsidRDefault="00000000" w:rsidRPr="00000000" w14:paraId="00000465">
            <w:pPr>
              <w:widowControl w:val="0"/>
              <w:spacing w:line="240" w:lineRule="auto"/>
              <w:jc w:val="both"/>
              <w:rPr>
                <w:sz w:val="26"/>
                <w:szCs w:val="26"/>
              </w:rPr>
            </w:pPr>
            <w:r w:rsidDel="00000000" w:rsidR="00000000" w:rsidRPr="00000000">
              <w:rPr>
                <w:sz w:val="26"/>
                <w:szCs w:val="26"/>
                <w:rtl w:val="0"/>
              </w:rPr>
              <w:t xml:space="preserve">2, 3</w:t>
            </w:r>
          </w:p>
        </w:tc>
      </w:tr>
      <w:tr>
        <w:trPr>
          <w:cantSplit w:val="0"/>
          <w:trHeight w:val="540" w:hRule="atLeast"/>
          <w:tblHeader w:val="0"/>
        </w:trPr>
        <w:tc>
          <w:tcPr/>
          <w:p w:rsidR="00000000" w:rsidDel="00000000" w:rsidP="00000000" w:rsidRDefault="00000000" w:rsidRPr="00000000" w14:paraId="00000466">
            <w:pPr>
              <w:widowControl w:val="0"/>
              <w:spacing w:line="240" w:lineRule="auto"/>
              <w:jc w:val="both"/>
              <w:rPr>
                <w:sz w:val="26"/>
                <w:szCs w:val="26"/>
              </w:rPr>
            </w:pPr>
            <w:r w:rsidDel="00000000" w:rsidR="00000000" w:rsidRPr="00000000">
              <w:rPr>
                <w:sz w:val="26"/>
                <w:szCs w:val="26"/>
                <w:rtl w:val="0"/>
              </w:rPr>
              <w:t xml:space="preserve">44</w:t>
            </w:r>
          </w:p>
        </w:tc>
        <w:tc>
          <w:tcPr/>
          <w:p w:rsidR="00000000" w:rsidDel="00000000" w:rsidP="00000000" w:rsidRDefault="00000000" w:rsidRPr="00000000" w14:paraId="00000467">
            <w:pPr>
              <w:widowControl w:val="0"/>
              <w:spacing w:line="240" w:lineRule="auto"/>
              <w:jc w:val="both"/>
              <w:rPr>
                <w:sz w:val="26"/>
                <w:szCs w:val="26"/>
              </w:rPr>
            </w:pPr>
            <w:r w:rsidDel="00000000" w:rsidR="00000000" w:rsidRPr="00000000">
              <w:rPr>
                <w:sz w:val="26"/>
                <w:szCs w:val="26"/>
                <w:rtl w:val="0"/>
              </w:rPr>
              <w:t xml:space="preserve">Efficiency analytics</w:t>
            </w:r>
          </w:p>
        </w:tc>
        <w:tc>
          <w:tcPr/>
          <w:p w:rsidR="00000000" w:rsidDel="00000000" w:rsidP="00000000" w:rsidRDefault="00000000" w:rsidRPr="00000000" w14:paraId="00000468">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40" w:hRule="atLeast"/>
          <w:tblHeader w:val="0"/>
        </w:trPr>
        <w:tc>
          <w:tcPr/>
          <w:p w:rsidR="00000000" w:rsidDel="00000000" w:rsidP="00000000" w:rsidRDefault="00000000" w:rsidRPr="00000000" w14:paraId="00000469">
            <w:pPr>
              <w:widowControl w:val="0"/>
              <w:spacing w:line="240" w:lineRule="auto"/>
              <w:jc w:val="both"/>
              <w:rPr>
                <w:sz w:val="26"/>
                <w:szCs w:val="26"/>
              </w:rPr>
            </w:pPr>
            <w:r w:rsidDel="00000000" w:rsidR="00000000" w:rsidRPr="00000000">
              <w:rPr>
                <w:sz w:val="26"/>
                <w:szCs w:val="26"/>
                <w:rtl w:val="0"/>
              </w:rPr>
              <w:t xml:space="preserve">45</w:t>
            </w:r>
          </w:p>
        </w:tc>
        <w:tc>
          <w:tcPr/>
          <w:p w:rsidR="00000000" w:rsidDel="00000000" w:rsidP="00000000" w:rsidRDefault="00000000" w:rsidRPr="00000000" w14:paraId="0000046A">
            <w:pPr>
              <w:widowControl w:val="0"/>
              <w:spacing w:line="240" w:lineRule="auto"/>
              <w:jc w:val="both"/>
              <w:rPr>
                <w:sz w:val="26"/>
                <w:szCs w:val="26"/>
              </w:rPr>
            </w:pPr>
            <w:r w:rsidDel="00000000" w:rsidR="00000000" w:rsidRPr="00000000">
              <w:rPr>
                <w:sz w:val="26"/>
                <w:szCs w:val="26"/>
                <w:rtl w:val="0"/>
              </w:rPr>
              <w:t xml:space="preserve">Session Analytics</w:t>
            </w:r>
          </w:p>
        </w:tc>
        <w:tc>
          <w:tcPr/>
          <w:p w:rsidR="00000000" w:rsidDel="00000000" w:rsidP="00000000" w:rsidRDefault="00000000" w:rsidRPr="00000000" w14:paraId="0000046B">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40" w:hRule="atLeast"/>
          <w:tblHeader w:val="0"/>
        </w:trPr>
        <w:tc>
          <w:tcPr/>
          <w:p w:rsidR="00000000" w:rsidDel="00000000" w:rsidP="00000000" w:rsidRDefault="00000000" w:rsidRPr="00000000" w14:paraId="0000046C">
            <w:pPr>
              <w:widowControl w:val="0"/>
              <w:spacing w:line="240" w:lineRule="auto"/>
              <w:jc w:val="both"/>
              <w:rPr>
                <w:sz w:val="26"/>
                <w:szCs w:val="26"/>
              </w:rPr>
            </w:pPr>
            <w:r w:rsidDel="00000000" w:rsidR="00000000" w:rsidRPr="00000000">
              <w:rPr>
                <w:sz w:val="26"/>
                <w:szCs w:val="26"/>
                <w:rtl w:val="0"/>
              </w:rPr>
              <w:t xml:space="preserve">46</w:t>
            </w:r>
          </w:p>
        </w:tc>
        <w:tc>
          <w:tcPr/>
          <w:p w:rsidR="00000000" w:rsidDel="00000000" w:rsidP="00000000" w:rsidRDefault="00000000" w:rsidRPr="00000000" w14:paraId="0000046D">
            <w:pPr>
              <w:widowControl w:val="0"/>
              <w:spacing w:line="240" w:lineRule="auto"/>
              <w:jc w:val="both"/>
              <w:rPr>
                <w:sz w:val="26"/>
                <w:szCs w:val="26"/>
              </w:rPr>
            </w:pPr>
            <w:r w:rsidDel="00000000" w:rsidR="00000000" w:rsidRPr="00000000">
              <w:rPr>
                <w:sz w:val="26"/>
                <w:szCs w:val="26"/>
                <w:rtl w:val="0"/>
              </w:rPr>
              <w:t xml:space="preserve">Task status</w:t>
            </w:r>
          </w:p>
        </w:tc>
        <w:tc>
          <w:tcPr/>
          <w:p w:rsidR="00000000" w:rsidDel="00000000" w:rsidP="00000000" w:rsidRDefault="00000000" w:rsidRPr="00000000" w14:paraId="0000046E">
            <w:pPr>
              <w:widowControl w:val="0"/>
              <w:spacing w:line="240" w:lineRule="auto"/>
              <w:jc w:val="both"/>
              <w:rPr>
                <w:sz w:val="26"/>
                <w:szCs w:val="26"/>
              </w:rPr>
            </w:pPr>
            <w:r w:rsidDel="00000000" w:rsidR="00000000" w:rsidRPr="00000000">
              <w:rPr>
                <w:sz w:val="26"/>
                <w:szCs w:val="26"/>
                <w:rtl w:val="0"/>
              </w:rPr>
              <w:t xml:space="preserve">2, 3</w:t>
            </w:r>
          </w:p>
        </w:tc>
      </w:tr>
      <w:tr>
        <w:trPr>
          <w:cantSplit w:val="0"/>
          <w:trHeight w:val="540" w:hRule="atLeast"/>
          <w:tblHeader w:val="0"/>
        </w:trPr>
        <w:tc>
          <w:tcPr/>
          <w:p w:rsidR="00000000" w:rsidDel="00000000" w:rsidP="00000000" w:rsidRDefault="00000000" w:rsidRPr="00000000" w14:paraId="0000046F">
            <w:pPr>
              <w:widowControl w:val="0"/>
              <w:spacing w:line="240" w:lineRule="auto"/>
              <w:jc w:val="both"/>
              <w:rPr>
                <w:sz w:val="26"/>
                <w:szCs w:val="26"/>
              </w:rPr>
            </w:pPr>
            <w:r w:rsidDel="00000000" w:rsidR="00000000" w:rsidRPr="00000000">
              <w:rPr>
                <w:sz w:val="26"/>
                <w:szCs w:val="26"/>
                <w:rtl w:val="0"/>
              </w:rPr>
              <w:t xml:space="preserve">47</w:t>
            </w:r>
          </w:p>
        </w:tc>
        <w:tc>
          <w:tcPr/>
          <w:p w:rsidR="00000000" w:rsidDel="00000000" w:rsidP="00000000" w:rsidRDefault="00000000" w:rsidRPr="00000000" w14:paraId="00000470">
            <w:pPr>
              <w:widowControl w:val="0"/>
              <w:spacing w:line="240" w:lineRule="auto"/>
              <w:jc w:val="both"/>
              <w:rPr>
                <w:sz w:val="26"/>
                <w:szCs w:val="26"/>
              </w:rPr>
            </w:pPr>
            <w:r w:rsidDel="00000000" w:rsidR="00000000" w:rsidRPr="00000000">
              <w:rPr>
                <w:sz w:val="26"/>
                <w:szCs w:val="26"/>
                <w:rtl w:val="0"/>
              </w:rPr>
              <w:t xml:space="preserve">Collaboration engine</w:t>
            </w:r>
          </w:p>
        </w:tc>
        <w:tc>
          <w:tcPr/>
          <w:p w:rsidR="00000000" w:rsidDel="00000000" w:rsidP="00000000" w:rsidRDefault="00000000" w:rsidRPr="00000000" w14:paraId="00000471">
            <w:pPr>
              <w:widowControl w:val="0"/>
              <w:spacing w:line="240" w:lineRule="auto"/>
              <w:jc w:val="both"/>
              <w:rPr>
                <w:sz w:val="26"/>
                <w:szCs w:val="26"/>
              </w:rPr>
            </w:pPr>
            <w:r w:rsidDel="00000000" w:rsidR="00000000" w:rsidRPr="00000000">
              <w:rPr>
                <w:sz w:val="26"/>
                <w:szCs w:val="26"/>
                <w:rtl w:val="0"/>
              </w:rPr>
              <w:t xml:space="preserve">1, 2, 5</w:t>
            </w:r>
          </w:p>
        </w:tc>
      </w:tr>
      <w:tr>
        <w:trPr>
          <w:cantSplit w:val="0"/>
          <w:trHeight w:val="540" w:hRule="atLeast"/>
          <w:tblHeader w:val="0"/>
        </w:trPr>
        <w:tc>
          <w:tcPr/>
          <w:p w:rsidR="00000000" w:rsidDel="00000000" w:rsidP="00000000" w:rsidRDefault="00000000" w:rsidRPr="00000000" w14:paraId="00000472">
            <w:pPr>
              <w:widowControl w:val="0"/>
              <w:spacing w:line="240" w:lineRule="auto"/>
              <w:jc w:val="both"/>
              <w:rPr>
                <w:sz w:val="26"/>
                <w:szCs w:val="26"/>
              </w:rPr>
            </w:pPr>
            <w:r w:rsidDel="00000000" w:rsidR="00000000" w:rsidRPr="00000000">
              <w:rPr>
                <w:sz w:val="26"/>
                <w:szCs w:val="26"/>
                <w:rtl w:val="0"/>
              </w:rPr>
              <w:t xml:space="preserve">48</w:t>
            </w:r>
          </w:p>
        </w:tc>
        <w:tc>
          <w:tcPr/>
          <w:p w:rsidR="00000000" w:rsidDel="00000000" w:rsidP="00000000" w:rsidRDefault="00000000" w:rsidRPr="00000000" w14:paraId="00000473">
            <w:pPr>
              <w:widowControl w:val="0"/>
              <w:spacing w:line="240" w:lineRule="auto"/>
              <w:jc w:val="both"/>
              <w:rPr>
                <w:sz w:val="26"/>
                <w:szCs w:val="26"/>
              </w:rPr>
            </w:pPr>
            <w:r w:rsidDel="00000000" w:rsidR="00000000" w:rsidRPr="00000000">
              <w:rPr>
                <w:sz w:val="26"/>
                <w:szCs w:val="26"/>
                <w:rtl w:val="0"/>
              </w:rPr>
              <w:t xml:space="preserve">Central database</w:t>
            </w:r>
          </w:p>
        </w:tc>
        <w:tc>
          <w:tcPr/>
          <w:p w:rsidR="00000000" w:rsidDel="00000000" w:rsidP="00000000" w:rsidRDefault="00000000" w:rsidRPr="00000000" w14:paraId="00000474">
            <w:pPr>
              <w:widowControl w:val="0"/>
              <w:spacing w:line="240" w:lineRule="auto"/>
              <w:jc w:val="both"/>
              <w:rPr>
                <w:sz w:val="26"/>
                <w:szCs w:val="26"/>
              </w:rPr>
            </w:pPr>
            <w:r w:rsidDel="00000000" w:rsidR="00000000" w:rsidRPr="00000000">
              <w:rPr>
                <w:sz w:val="26"/>
                <w:szCs w:val="26"/>
                <w:rtl w:val="0"/>
              </w:rPr>
              <w:t xml:space="preserve">2, 5, 7</w:t>
            </w:r>
          </w:p>
        </w:tc>
      </w:tr>
      <w:tr>
        <w:trPr>
          <w:cantSplit w:val="0"/>
          <w:trHeight w:val="540" w:hRule="atLeast"/>
          <w:tblHeader w:val="0"/>
        </w:trPr>
        <w:tc>
          <w:tcPr/>
          <w:p w:rsidR="00000000" w:rsidDel="00000000" w:rsidP="00000000" w:rsidRDefault="00000000" w:rsidRPr="00000000" w14:paraId="00000475">
            <w:pPr>
              <w:widowControl w:val="0"/>
              <w:spacing w:line="240" w:lineRule="auto"/>
              <w:jc w:val="both"/>
              <w:rPr>
                <w:sz w:val="26"/>
                <w:szCs w:val="26"/>
              </w:rPr>
            </w:pPr>
            <w:r w:rsidDel="00000000" w:rsidR="00000000" w:rsidRPr="00000000">
              <w:rPr>
                <w:sz w:val="26"/>
                <w:szCs w:val="26"/>
                <w:rtl w:val="0"/>
              </w:rPr>
              <w:t xml:space="preserve">49</w:t>
            </w:r>
          </w:p>
        </w:tc>
        <w:tc>
          <w:tcPr/>
          <w:p w:rsidR="00000000" w:rsidDel="00000000" w:rsidP="00000000" w:rsidRDefault="00000000" w:rsidRPr="00000000" w14:paraId="00000476">
            <w:pPr>
              <w:widowControl w:val="0"/>
              <w:spacing w:line="240" w:lineRule="auto"/>
              <w:jc w:val="both"/>
              <w:rPr>
                <w:sz w:val="26"/>
                <w:szCs w:val="26"/>
              </w:rPr>
            </w:pPr>
            <w:r w:rsidDel="00000000" w:rsidR="00000000" w:rsidRPr="00000000">
              <w:rPr>
                <w:sz w:val="26"/>
                <w:szCs w:val="26"/>
                <w:rtl w:val="0"/>
              </w:rPr>
              <w:t xml:space="preserve">Task completion stats</w:t>
            </w:r>
          </w:p>
        </w:tc>
        <w:tc>
          <w:tcPr/>
          <w:p w:rsidR="00000000" w:rsidDel="00000000" w:rsidP="00000000" w:rsidRDefault="00000000" w:rsidRPr="00000000" w14:paraId="00000477">
            <w:pPr>
              <w:widowControl w:val="0"/>
              <w:spacing w:line="240" w:lineRule="auto"/>
              <w:jc w:val="both"/>
              <w:rPr>
                <w:sz w:val="26"/>
                <w:szCs w:val="26"/>
              </w:rPr>
            </w:pPr>
            <w:r w:rsidDel="00000000" w:rsidR="00000000" w:rsidRPr="00000000">
              <w:rPr>
                <w:sz w:val="26"/>
                <w:szCs w:val="26"/>
                <w:rtl w:val="0"/>
              </w:rPr>
              <w:t xml:space="preserve">3, 6</w:t>
            </w:r>
          </w:p>
        </w:tc>
      </w:tr>
      <w:tr>
        <w:trPr>
          <w:cantSplit w:val="0"/>
          <w:trHeight w:val="540" w:hRule="atLeast"/>
          <w:tblHeader w:val="0"/>
        </w:trPr>
        <w:tc>
          <w:tcPr/>
          <w:p w:rsidR="00000000" w:rsidDel="00000000" w:rsidP="00000000" w:rsidRDefault="00000000" w:rsidRPr="00000000" w14:paraId="00000478">
            <w:pPr>
              <w:widowControl w:val="0"/>
              <w:spacing w:line="240" w:lineRule="auto"/>
              <w:jc w:val="both"/>
              <w:rPr>
                <w:sz w:val="26"/>
                <w:szCs w:val="26"/>
              </w:rPr>
            </w:pPr>
            <w:r w:rsidDel="00000000" w:rsidR="00000000" w:rsidRPr="00000000">
              <w:rPr>
                <w:sz w:val="26"/>
                <w:szCs w:val="26"/>
                <w:rtl w:val="0"/>
              </w:rPr>
              <w:t xml:space="preserve">50</w:t>
            </w:r>
          </w:p>
        </w:tc>
        <w:tc>
          <w:tcPr/>
          <w:p w:rsidR="00000000" w:rsidDel="00000000" w:rsidP="00000000" w:rsidRDefault="00000000" w:rsidRPr="00000000" w14:paraId="00000479">
            <w:pPr>
              <w:widowControl w:val="0"/>
              <w:spacing w:line="240" w:lineRule="auto"/>
              <w:jc w:val="both"/>
              <w:rPr>
                <w:sz w:val="26"/>
                <w:szCs w:val="26"/>
              </w:rPr>
            </w:pPr>
            <w:r w:rsidDel="00000000" w:rsidR="00000000" w:rsidRPr="00000000">
              <w:rPr>
                <w:sz w:val="26"/>
                <w:szCs w:val="26"/>
                <w:rtl w:val="0"/>
              </w:rPr>
              <w:t xml:space="preserve">Time spent stats</w:t>
            </w:r>
          </w:p>
        </w:tc>
        <w:tc>
          <w:tcPr/>
          <w:p w:rsidR="00000000" w:rsidDel="00000000" w:rsidP="00000000" w:rsidRDefault="00000000" w:rsidRPr="00000000" w14:paraId="0000047A">
            <w:pPr>
              <w:widowControl w:val="0"/>
              <w:spacing w:line="240" w:lineRule="auto"/>
              <w:jc w:val="both"/>
              <w:rPr>
                <w:sz w:val="26"/>
                <w:szCs w:val="26"/>
              </w:rPr>
            </w:pPr>
            <w:r w:rsidDel="00000000" w:rsidR="00000000" w:rsidRPr="00000000">
              <w:rPr>
                <w:sz w:val="26"/>
                <w:szCs w:val="26"/>
                <w:rtl w:val="0"/>
              </w:rPr>
              <w:t xml:space="preserve">3, 6</w:t>
            </w:r>
          </w:p>
        </w:tc>
      </w:tr>
      <w:tr>
        <w:trPr>
          <w:cantSplit w:val="0"/>
          <w:trHeight w:val="540" w:hRule="atLeast"/>
          <w:tblHeader w:val="0"/>
        </w:trPr>
        <w:tc>
          <w:tcPr/>
          <w:p w:rsidR="00000000" w:rsidDel="00000000" w:rsidP="00000000" w:rsidRDefault="00000000" w:rsidRPr="00000000" w14:paraId="0000047B">
            <w:pPr>
              <w:widowControl w:val="0"/>
              <w:spacing w:line="240" w:lineRule="auto"/>
              <w:jc w:val="both"/>
              <w:rPr>
                <w:sz w:val="26"/>
                <w:szCs w:val="26"/>
              </w:rPr>
            </w:pPr>
            <w:r w:rsidDel="00000000" w:rsidR="00000000" w:rsidRPr="00000000">
              <w:rPr>
                <w:sz w:val="26"/>
                <w:szCs w:val="26"/>
                <w:rtl w:val="0"/>
              </w:rPr>
              <w:t xml:space="preserve">51</w:t>
            </w:r>
          </w:p>
        </w:tc>
        <w:tc>
          <w:tcPr/>
          <w:p w:rsidR="00000000" w:rsidDel="00000000" w:rsidP="00000000" w:rsidRDefault="00000000" w:rsidRPr="00000000" w14:paraId="0000047C">
            <w:pPr>
              <w:widowControl w:val="0"/>
              <w:spacing w:line="240" w:lineRule="auto"/>
              <w:jc w:val="both"/>
              <w:rPr>
                <w:sz w:val="26"/>
                <w:szCs w:val="26"/>
              </w:rPr>
            </w:pPr>
            <w:r w:rsidDel="00000000" w:rsidR="00000000" w:rsidRPr="00000000">
              <w:rPr>
                <w:sz w:val="26"/>
                <w:szCs w:val="26"/>
                <w:rtl w:val="0"/>
              </w:rPr>
              <w:t xml:space="preserve">Category based stats</w:t>
            </w:r>
          </w:p>
        </w:tc>
        <w:tc>
          <w:tcPr/>
          <w:p w:rsidR="00000000" w:rsidDel="00000000" w:rsidP="00000000" w:rsidRDefault="00000000" w:rsidRPr="00000000" w14:paraId="0000047D">
            <w:pPr>
              <w:widowControl w:val="0"/>
              <w:spacing w:line="240" w:lineRule="auto"/>
              <w:jc w:val="both"/>
              <w:rPr>
                <w:sz w:val="26"/>
                <w:szCs w:val="26"/>
              </w:rPr>
            </w:pPr>
            <w:r w:rsidDel="00000000" w:rsidR="00000000" w:rsidRPr="00000000">
              <w:rPr>
                <w:sz w:val="26"/>
                <w:szCs w:val="26"/>
                <w:rtl w:val="0"/>
              </w:rPr>
              <w:t xml:space="preserve">3, 5</w:t>
            </w:r>
          </w:p>
        </w:tc>
      </w:tr>
      <w:tr>
        <w:trPr>
          <w:cantSplit w:val="0"/>
          <w:trHeight w:val="540" w:hRule="atLeast"/>
          <w:tblHeader w:val="0"/>
        </w:trPr>
        <w:tc>
          <w:tcPr/>
          <w:p w:rsidR="00000000" w:rsidDel="00000000" w:rsidP="00000000" w:rsidRDefault="00000000" w:rsidRPr="00000000" w14:paraId="0000047E">
            <w:pPr>
              <w:widowControl w:val="0"/>
              <w:spacing w:line="240" w:lineRule="auto"/>
              <w:jc w:val="both"/>
              <w:rPr>
                <w:sz w:val="26"/>
                <w:szCs w:val="26"/>
              </w:rPr>
            </w:pPr>
            <w:r w:rsidDel="00000000" w:rsidR="00000000" w:rsidRPr="00000000">
              <w:rPr>
                <w:sz w:val="26"/>
                <w:szCs w:val="26"/>
                <w:rtl w:val="0"/>
              </w:rPr>
              <w:t xml:space="preserve">52</w:t>
            </w:r>
          </w:p>
        </w:tc>
        <w:tc>
          <w:tcPr/>
          <w:p w:rsidR="00000000" w:rsidDel="00000000" w:rsidP="00000000" w:rsidRDefault="00000000" w:rsidRPr="00000000" w14:paraId="0000047F">
            <w:pPr>
              <w:widowControl w:val="0"/>
              <w:spacing w:line="240" w:lineRule="auto"/>
              <w:jc w:val="both"/>
              <w:rPr>
                <w:sz w:val="26"/>
                <w:szCs w:val="26"/>
              </w:rPr>
            </w:pPr>
            <w:r w:rsidDel="00000000" w:rsidR="00000000" w:rsidRPr="00000000">
              <w:rPr>
                <w:sz w:val="26"/>
                <w:szCs w:val="26"/>
                <w:rtl w:val="0"/>
              </w:rPr>
              <w:t xml:space="preserve">Progress reports</w:t>
            </w:r>
          </w:p>
        </w:tc>
        <w:tc>
          <w:tcPr/>
          <w:p w:rsidR="00000000" w:rsidDel="00000000" w:rsidP="00000000" w:rsidRDefault="00000000" w:rsidRPr="00000000" w14:paraId="00000480">
            <w:pPr>
              <w:widowControl w:val="0"/>
              <w:spacing w:line="240" w:lineRule="auto"/>
              <w:jc w:val="both"/>
              <w:rPr>
                <w:sz w:val="26"/>
                <w:szCs w:val="26"/>
              </w:rPr>
            </w:pPr>
            <w:r w:rsidDel="00000000" w:rsidR="00000000" w:rsidRPr="00000000">
              <w:rPr>
                <w:sz w:val="26"/>
                <w:szCs w:val="26"/>
                <w:rtl w:val="0"/>
              </w:rPr>
              <w:t xml:space="preserve">2, 3, 5</w:t>
            </w:r>
          </w:p>
        </w:tc>
      </w:tr>
      <w:tr>
        <w:trPr>
          <w:cantSplit w:val="0"/>
          <w:trHeight w:val="525" w:hRule="atLeast"/>
          <w:tblHeader w:val="0"/>
        </w:trPr>
        <w:tc>
          <w:tcPr/>
          <w:p w:rsidR="00000000" w:rsidDel="00000000" w:rsidP="00000000" w:rsidRDefault="00000000" w:rsidRPr="00000000" w14:paraId="00000481">
            <w:pPr>
              <w:widowControl w:val="0"/>
              <w:spacing w:line="240" w:lineRule="auto"/>
              <w:jc w:val="both"/>
              <w:rPr>
                <w:sz w:val="26"/>
                <w:szCs w:val="26"/>
              </w:rPr>
            </w:pPr>
            <w:r w:rsidDel="00000000" w:rsidR="00000000" w:rsidRPr="00000000">
              <w:rPr>
                <w:sz w:val="26"/>
                <w:szCs w:val="26"/>
                <w:rtl w:val="0"/>
              </w:rPr>
              <w:t xml:space="preserve">53</w:t>
            </w:r>
          </w:p>
        </w:tc>
        <w:tc>
          <w:tcPr/>
          <w:p w:rsidR="00000000" w:rsidDel="00000000" w:rsidP="00000000" w:rsidRDefault="00000000" w:rsidRPr="00000000" w14:paraId="00000482">
            <w:pPr>
              <w:widowControl w:val="0"/>
              <w:spacing w:line="240" w:lineRule="auto"/>
              <w:jc w:val="both"/>
              <w:rPr>
                <w:sz w:val="26"/>
                <w:szCs w:val="26"/>
              </w:rPr>
            </w:pPr>
            <w:r w:rsidDel="00000000" w:rsidR="00000000" w:rsidRPr="00000000">
              <w:rPr>
                <w:sz w:val="26"/>
                <w:szCs w:val="26"/>
                <w:rtl w:val="0"/>
              </w:rPr>
              <w:t xml:space="preserve">System Services</w:t>
            </w:r>
          </w:p>
        </w:tc>
        <w:tc>
          <w:tcPr/>
          <w:p w:rsidR="00000000" w:rsidDel="00000000" w:rsidP="00000000" w:rsidRDefault="00000000" w:rsidRPr="00000000" w14:paraId="00000483">
            <w:pPr>
              <w:widowControl w:val="0"/>
              <w:spacing w:line="240" w:lineRule="auto"/>
              <w:jc w:val="both"/>
              <w:rPr>
                <w:sz w:val="26"/>
                <w:szCs w:val="26"/>
              </w:rPr>
            </w:pPr>
            <w:r w:rsidDel="00000000" w:rsidR="00000000" w:rsidRPr="00000000">
              <w:rPr>
                <w:sz w:val="26"/>
                <w:szCs w:val="26"/>
                <w:rtl w:val="0"/>
              </w:rPr>
              <w:t xml:space="preserve">1, 2, 5</w:t>
            </w:r>
          </w:p>
        </w:tc>
      </w:tr>
    </w:tbl>
    <w:p w:rsidR="00000000" w:rsidDel="00000000" w:rsidP="00000000" w:rsidRDefault="00000000" w:rsidRPr="00000000" w14:paraId="00000484">
      <w:pPr>
        <w:spacing w:line="276" w:lineRule="auto"/>
        <w:jc w:val="both"/>
        <w:rPr>
          <w:color w:val="4a86e8"/>
          <w:sz w:val="30"/>
          <w:szCs w:val="30"/>
        </w:rPr>
      </w:pPr>
      <w:r w:rsidDel="00000000" w:rsidR="00000000" w:rsidRPr="00000000">
        <w:rPr>
          <w:color w:val="4a86e8"/>
          <w:sz w:val="30"/>
          <w:szCs w:val="30"/>
          <w:rtl w:val="0"/>
        </w:rPr>
        <w:t xml:space="preserve">5.2.3 Selection Criteria</w:t>
      </w:r>
    </w:p>
    <w:p w:rsidR="00000000" w:rsidDel="00000000" w:rsidP="00000000" w:rsidRDefault="00000000" w:rsidRPr="00000000" w14:paraId="00000485">
      <w:pPr>
        <w:spacing w:line="276" w:lineRule="auto"/>
        <w:jc w:val="both"/>
        <w:rPr>
          <w:sz w:val="26"/>
          <w:szCs w:val="26"/>
        </w:rPr>
      </w:pPr>
      <w:r w:rsidDel="00000000" w:rsidR="00000000" w:rsidRPr="00000000">
        <w:rPr>
          <w:rtl w:val="0"/>
        </w:rPr>
      </w:r>
    </w:p>
    <w:p w:rsidR="00000000" w:rsidDel="00000000" w:rsidP="00000000" w:rsidRDefault="00000000" w:rsidRPr="00000000" w14:paraId="00000486">
      <w:pPr>
        <w:spacing w:line="276" w:lineRule="auto"/>
        <w:jc w:val="both"/>
        <w:rPr>
          <w:sz w:val="26"/>
          <w:szCs w:val="26"/>
        </w:rPr>
      </w:pPr>
      <w:r w:rsidDel="00000000" w:rsidR="00000000" w:rsidRPr="00000000">
        <w:rPr>
          <w:sz w:val="26"/>
          <w:szCs w:val="26"/>
          <w:rtl w:val="0"/>
        </w:rPr>
        <w:t xml:space="preserve">The candidate classes are then selected as classes by six Selection Criteria: </w:t>
      </w:r>
    </w:p>
    <w:p w:rsidR="00000000" w:rsidDel="00000000" w:rsidP="00000000" w:rsidRDefault="00000000" w:rsidRPr="00000000" w14:paraId="00000487">
      <w:pPr>
        <w:spacing w:line="276" w:lineRule="auto"/>
        <w:jc w:val="both"/>
        <w:rPr>
          <w:sz w:val="26"/>
          <w:szCs w:val="26"/>
        </w:rPr>
      </w:pPr>
      <w:r w:rsidDel="00000000" w:rsidR="00000000" w:rsidRPr="00000000">
        <w:rPr>
          <w:rtl w:val="0"/>
        </w:rPr>
      </w:r>
    </w:p>
    <w:p w:rsidR="00000000" w:rsidDel="00000000" w:rsidP="00000000" w:rsidRDefault="00000000" w:rsidRPr="00000000" w14:paraId="00000488">
      <w:pPr>
        <w:spacing w:line="276" w:lineRule="auto"/>
        <w:jc w:val="both"/>
        <w:rPr>
          <w:sz w:val="26"/>
          <w:szCs w:val="26"/>
        </w:rPr>
      </w:pPr>
      <w:r w:rsidDel="00000000" w:rsidR="00000000" w:rsidRPr="00000000">
        <w:rPr>
          <w:sz w:val="26"/>
          <w:szCs w:val="26"/>
          <w:rtl w:val="0"/>
        </w:rPr>
        <w:t xml:space="preserve"> 1. Retain information</w:t>
      </w:r>
    </w:p>
    <w:p w:rsidR="00000000" w:rsidDel="00000000" w:rsidP="00000000" w:rsidRDefault="00000000" w:rsidRPr="00000000" w14:paraId="00000489">
      <w:pPr>
        <w:spacing w:line="276" w:lineRule="auto"/>
        <w:jc w:val="both"/>
        <w:rPr>
          <w:sz w:val="26"/>
          <w:szCs w:val="26"/>
        </w:rPr>
      </w:pPr>
      <w:r w:rsidDel="00000000" w:rsidR="00000000" w:rsidRPr="00000000">
        <w:rPr>
          <w:sz w:val="26"/>
          <w:szCs w:val="26"/>
          <w:rtl w:val="0"/>
        </w:rPr>
        <w:t xml:space="preserve"> 2. Needed services </w:t>
      </w:r>
    </w:p>
    <w:p w:rsidR="00000000" w:rsidDel="00000000" w:rsidP="00000000" w:rsidRDefault="00000000" w:rsidRPr="00000000" w14:paraId="0000048A">
      <w:pPr>
        <w:spacing w:line="276" w:lineRule="auto"/>
        <w:jc w:val="both"/>
        <w:rPr>
          <w:sz w:val="26"/>
          <w:szCs w:val="26"/>
        </w:rPr>
      </w:pPr>
      <w:r w:rsidDel="00000000" w:rsidR="00000000" w:rsidRPr="00000000">
        <w:rPr>
          <w:sz w:val="26"/>
          <w:szCs w:val="26"/>
          <w:rtl w:val="0"/>
        </w:rPr>
        <w:t xml:space="preserve"> 3. Multiple attributes </w:t>
      </w:r>
    </w:p>
    <w:p w:rsidR="00000000" w:rsidDel="00000000" w:rsidP="00000000" w:rsidRDefault="00000000" w:rsidRPr="00000000" w14:paraId="0000048B">
      <w:pPr>
        <w:spacing w:line="276" w:lineRule="auto"/>
        <w:ind w:left="0" w:firstLine="0"/>
        <w:jc w:val="both"/>
        <w:rPr>
          <w:sz w:val="26"/>
          <w:szCs w:val="26"/>
        </w:rPr>
      </w:pPr>
      <w:r w:rsidDel="00000000" w:rsidR="00000000" w:rsidRPr="00000000">
        <w:rPr>
          <w:sz w:val="26"/>
          <w:szCs w:val="26"/>
          <w:rtl w:val="0"/>
        </w:rPr>
        <w:t xml:space="preserve"> 4. Common attributes </w:t>
      </w:r>
    </w:p>
    <w:p w:rsidR="00000000" w:rsidDel="00000000" w:rsidP="00000000" w:rsidRDefault="00000000" w:rsidRPr="00000000" w14:paraId="0000048C">
      <w:pPr>
        <w:spacing w:line="276" w:lineRule="auto"/>
        <w:ind w:left="0" w:firstLine="0"/>
        <w:jc w:val="both"/>
        <w:rPr>
          <w:sz w:val="26"/>
          <w:szCs w:val="26"/>
        </w:rPr>
      </w:pPr>
      <w:r w:rsidDel="00000000" w:rsidR="00000000" w:rsidRPr="00000000">
        <w:rPr>
          <w:sz w:val="26"/>
          <w:szCs w:val="26"/>
          <w:rtl w:val="0"/>
        </w:rPr>
        <w:t xml:space="preserve"> 5. Common operations </w:t>
      </w:r>
    </w:p>
    <w:p w:rsidR="00000000" w:rsidDel="00000000" w:rsidP="00000000" w:rsidRDefault="00000000" w:rsidRPr="00000000" w14:paraId="0000048D">
      <w:pPr>
        <w:spacing w:line="276" w:lineRule="auto"/>
        <w:ind w:left="0" w:firstLine="0"/>
        <w:jc w:val="both"/>
        <w:rPr>
          <w:sz w:val="26"/>
          <w:szCs w:val="26"/>
        </w:rPr>
      </w:pPr>
      <w:r w:rsidDel="00000000" w:rsidR="00000000" w:rsidRPr="00000000">
        <w:rPr>
          <w:sz w:val="26"/>
          <w:szCs w:val="26"/>
          <w:rtl w:val="0"/>
        </w:rPr>
        <w:t xml:space="preserve"> 6. Essential requirements </w:t>
      </w:r>
    </w:p>
    <w:p w:rsidR="00000000" w:rsidDel="00000000" w:rsidP="00000000" w:rsidRDefault="00000000" w:rsidRPr="00000000" w14:paraId="0000048E">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48F">
      <w:pPr>
        <w:spacing w:line="276" w:lineRule="auto"/>
        <w:ind w:left="0" w:firstLine="0"/>
        <w:jc w:val="both"/>
        <w:rPr>
          <w:sz w:val="26"/>
          <w:szCs w:val="26"/>
        </w:rPr>
      </w:pPr>
      <w:r w:rsidDel="00000000" w:rsidR="00000000" w:rsidRPr="00000000">
        <w:rPr>
          <w:sz w:val="26"/>
          <w:szCs w:val="26"/>
          <w:rtl w:val="0"/>
        </w:rPr>
        <w:t xml:space="preserve">A candidate class generally becomes a class when it fulfills around three characteristics.</w:t>
      </w:r>
    </w:p>
    <w:p w:rsidR="00000000" w:rsidDel="00000000" w:rsidP="00000000" w:rsidRDefault="00000000" w:rsidRPr="00000000" w14:paraId="00000490">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491">
      <w:pPr>
        <w:spacing w:line="276" w:lineRule="auto"/>
        <w:jc w:val="both"/>
        <w:rPr>
          <w:sz w:val="26"/>
          <w:szCs w:val="26"/>
        </w:rPr>
      </w:pPr>
      <w:r w:rsidDel="00000000" w:rsidR="00000000" w:rsidRPr="00000000">
        <w:rPr>
          <w:rtl w:val="0"/>
        </w:rPr>
      </w:r>
    </w:p>
    <w:tbl>
      <w:tblPr>
        <w:tblStyle w:val="Table4"/>
        <w:tblpPr w:leftFromText="180" w:rightFromText="180" w:topFromText="180" w:bottomFromText="180" w:vertAnchor="text" w:horzAnchor="text" w:tblpX="-15" w:tblpY="0"/>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4005"/>
        <w:gridCol w:w="4755"/>
        <w:tblGridChange w:id="0">
          <w:tblGrid>
            <w:gridCol w:w="690"/>
            <w:gridCol w:w="4005"/>
            <w:gridCol w:w="4755"/>
          </w:tblGrid>
        </w:tblGridChange>
      </w:tblGrid>
      <w:tr>
        <w:trPr>
          <w:cantSplit w:val="0"/>
          <w:trHeight w:val="540" w:hRule="atLeast"/>
          <w:tblHeader w:val="0"/>
        </w:trPr>
        <w:tc>
          <w:tcPr/>
          <w:p w:rsidR="00000000" w:rsidDel="00000000" w:rsidP="00000000" w:rsidRDefault="00000000" w:rsidRPr="00000000" w14:paraId="00000492">
            <w:pPr>
              <w:widowControl w:val="0"/>
              <w:spacing w:line="240" w:lineRule="auto"/>
              <w:jc w:val="both"/>
              <w:rPr>
                <w:sz w:val="26"/>
                <w:szCs w:val="26"/>
              </w:rPr>
            </w:pPr>
            <w:r w:rsidDel="00000000" w:rsidR="00000000" w:rsidRPr="00000000">
              <w:rPr>
                <w:sz w:val="26"/>
                <w:szCs w:val="26"/>
                <w:rtl w:val="0"/>
              </w:rPr>
              <w:t xml:space="preserve">No</w:t>
            </w:r>
          </w:p>
        </w:tc>
        <w:tc>
          <w:tcPr/>
          <w:p w:rsidR="00000000" w:rsidDel="00000000" w:rsidP="00000000" w:rsidRDefault="00000000" w:rsidRPr="00000000" w14:paraId="00000493">
            <w:pPr>
              <w:widowControl w:val="0"/>
              <w:spacing w:line="240" w:lineRule="auto"/>
              <w:jc w:val="both"/>
              <w:rPr>
                <w:sz w:val="26"/>
                <w:szCs w:val="26"/>
              </w:rPr>
            </w:pPr>
            <w:r w:rsidDel="00000000" w:rsidR="00000000" w:rsidRPr="00000000">
              <w:rPr>
                <w:sz w:val="26"/>
                <w:szCs w:val="26"/>
                <w:rtl w:val="0"/>
              </w:rPr>
              <w:t xml:space="preserve">Potential Classes</w:t>
            </w:r>
          </w:p>
        </w:tc>
        <w:tc>
          <w:tcPr/>
          <w:p w:rsidR="00000000" w:rsidDel="00000000" w:rsidP="00000000" w:rsidRDefault="00000000" w:rsidRPr="00000000" w14:paraId="00000494">
            <w:pPr>
              <w:widowControl w:val="0"/>
              <w:spacing w:line="240" w:lineRule="auto"/>
              <w:jc w:val="both"/>
              <w:rPr>
                <w:sz w:val="26"/>
                <w:szCs w:val="26"/>
              </w:rPr>
            </w:pPr>
            <w:r w:rsidDel="00000000" w:rsidR="00000000" w:rsidRPr="00000000">
              <w:rPr>
                <w:sz w:val="26"/>
                <w:szCs w:val="26"/>
                <w:rtl w:val="0"/>
              </w:rPr>
              <w:t xml:space="preserve">Selection Criteria</w:t>
            </w:r>
          </w:p>
        </w:tc>
      </w:tr>
      <w:tr>
        <w:trPr>
          <w:cantSplit w:val="0"/>
          <w:trHeight w:val="540" w:hRule="atLeast"/>
          <w:tblHeader w:val="0"/>
        </w:trPr>
        <w:tc>
          <w:tcPr/>
          <w:p w:rsidR="00000000" w:rsidDel="00000000" w:rsidP="00000000" w:rsidRDefault="00000000" w:rsidRPr="00000000" w14:paraId="00000495">
            <w:pPr>
              <w:widowControl w:val="0"/>
              <w:spacing w:line="240" w:lineRule="auto"/>
              <w:jc w:val="both"/>
              <w:rPr>
                <w:sz w:val="26"/>
                <w:szCs w:val="26"/>
              </w:rPr>
            </w:pPr>
            <w:r w:rsidDel="00000000" w:rsidR="00000000" w:rsidRPr="00000000">
              <w:rPr>
                <w:sz w:val="26"/>
                <w:szCs w:val="26"/>
                <w:rtl w:val="0"/>
              </w:rPr>
              <w:t xml:space="preserve">01</w:t>
            </w:r>
          </w:p>
        </w:tc>
        <w:tc>
          <w:tcPr/>
          <w:p w:rsidR="00000000" w:rsidDel="00000000" w:rsidP="00000000" w:rsidRDefault="00000000" w:rsidRPr="00000000" w14:paraId="00000496">
            <w:pPr>
              <w:spacing w:line="276" w:lineRule="auto"/>
              <w:jc w:val="both"/>
              <w:rPr>
                <w:sz w:val="26"/>
                <w:szCs w:val="26"/>
              </w:rPr>
            </w:pPr>
            <w:r w:rsidDel="00000000" w:rsidR="00000000" w:rsidRPr="00000000">
              <w:rPr>
                <w:sz w:val="26"/>
                <w:szCs w:val="26"/>
                <w:rtl w:val="0"/>
              </w:rPr>
              <w:t xml:space="preserve">User(Student,Teacher,Working Professional,Employee,Managers,Others)</w:t>
            </w:r>
          </w:p>
          <w:p w:rsidR="00000000" w:rsidDel="00000000" w:rsidP="00000000" w:rsidRDefault="00000000" w:rsidRPr="00000000" w14:paraId="00000497">
            <w:pPr>
              <w:widowControl w:val="0"/>
              <w:spacing w:line="240" w:lineRule="auto"/>
              <w:jc w:val="both"/>
              <w:rPr>
                <w:sz w:val="26"/>
                <w:szCs w:val="26"/>
              </w:rPr>
            </w:pPr>
            <w:r w:rsidDel="00000000" w:rsidR="00000000" w:rsidRPr="00000000">
              <w:rPr>
                <w:rtl w:val="0"/>
              </w:rPr>
            </w:r>
          </w:p>
        </w:tc>
        <w:tc>
          <w:tcPr/>
          <w:p w:rsidR="00000000" w:rsidDel="00000000" w:rsidP="00000000" w:rsidRDefault="00000000" w:rsidRPr="00000000" w14:paraId="00000498">
            <w:pPr>
              <w:widowControl w:val="0"/>
              <w:spacing w:line="240" w:lineRule="auto"/>
              <w:jc w:val="both"/>
              <w:rPr>
                <w:sz w:val="26"/>
                <w:szCs w:val="26"/>
              </w:rPr>
            </w:pPr>
            <w:r w:rsidDel="00000000" w:rsidR="00000000" w:rsidRPr="00000000">
              <w:rPr>
                <w:sz w:val="26"/>
                <w:szCs w:val="26"/>
                <w:rtl w:val="0"/>
              </w:rPr>
              <w:t xml:space="preserve">1, 3, 5, 6</w:t>
            </w:r>
          </w:p>
        </w:tc>
      </w:tr>
      <w:tr>
        <w:trPr>
          <w:cantSplit w:val="0"/>
          <w:trHeight w:val="735" w:hRule="atLeast"/>
          <w:tblHeader w:val="0"/>
        </w:trPr>
        <w:tc>
          <w:tcPr/>
          <w:p w:rsidR="00000000" w:rsidDel="00000000" w:rsidP="00000000" w:rsidRDefault="00000000" w:rsidRPr="00000000" w14:paraId="00000499">
            <w:pPr>
              <w:widowControl w:val="0"/>
              <w:spacing w:line="240" w:lineRule="auto"/>
              <w:jc w:val="both"/>
              <w:rPr>
                <w:sz w:val="26"/>
                <w:szCs w:val="26"/>
              </w:rPr>
            </w:pPr>
            <w:r w:rsidDel="00000000" w:rsidR="00000000" w:rsidRPr="00000000">
              <w:rPr>
                <w:sz w:val="26"/>
                <w:szCs w:val="26"/>
                <w:rtl w:val="0"/>
              </w:rPr>
              <w:t xml:space="preserve">02</w:t>
            </w:r>
          </w:p>
        </w:tc>
        <w:tc>
          <w:tcPr/>
          <w:p w:rsidR="00000000" w:rsidDel="00000000" w:rsidP="00000000" w:rsidRDefault="00000000" w:rsidRPr="00000000" w14:paraId="0000049A">
            <w:pPr>
              <w:widowControl w:val="0"/>
              <w:spacing w:line="240" w:lineRule="auto"/>
              <w:jc w:val="both"/>
              <w:rPr>
                <w:sz w:val="26"/>
                <w:szCs w:val="26"/>
              </w:rPr>
            </w:pPr>
            <w:r w:rsidDel="00000000" w:rsidR="00000000" w:rsidRPr="00000000">
              <w:rPr>
                <w:sz w:val="26"/>
                <w:szCs w:val="26"/>
                <w:rtl w:val="0"/>
              </w:rPr>
              <w:t xml:space="preserve">Task</w:t>
            </w:r>
          </w:p>
        </w:tc>
        <w:tc>
          <w:tcPr/>
          <w:p w:rsidR="00000000" w:rsidDel="00000000" w:rsidP="00000000" w:rsidRDefault="00000000" w:rsidRPr="00000000" w14:paraId="0000049B">
            <w:pPr>
              <w:widowControl w:val="0"/>
              <w:spacing w:line="240" w:lineRule="auto"/>
              <w:jc w:val="both"/>
              <w:rPr>
                <w:sz w:val="26"/>
                <w:szCs w:val="26"/>
              </w:rPr>
            </w:pPr>
            <w:r w:rsidDel="00000000" w:rsidR="00000000" w:rsidRPr="00000000">
              <w:rPr>
                <w:sz w:val="26"/>
                <w:szCs w:val="26"/>
                <w:rtl w:val="0"/>
              </w:rPr>
              <w:t xml:space="preserve">1, 2, 3, 5</w:t>
            </w:r>
          </w:p>
          <w:p w:rsidR="00000000" w:rsidDel="00000000" w:rsidP="00000000" w:rsidRDefault="00000000" w:rsidRPr="00000000" w14:paraId="0000049C">
            <w:pPr>
              <w:widowControl w:val="0"/>
              <w:spacing w:line="240" w:lineRule="auto"/>
              <w:jc w:val="both"/>
              <w:rPr>
                <w:sz w:val="26"/>
                <w:szCs w:val="26"/>
              </w:rPr>
            </w:pP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49D">
            <w:pPr>
              <w:widowControl w:val="0"/>
              <w:spacing w:line="240" w:lineRule="auto"/>
              <w:jc w:val="both"/>
              <w:rPr>
                <w:sz w:val="26"/>
                <w:szCs w:val="26"/>
              </w:rPr>
            </w:pPr>
            <w:r w:rsidDel="00000000" w:rsidR="00000000" w:rsidRPr="00000000">
              <w:rPr>
                <w:sz w:val="26"/>
                <w:szCs w:val="26"/>
                <w:rtl w:val="0"/>
              </w:rPr>
              <w:t xml:space="preserve">03</w:t>
            </w:r>
          </w:p>
        </w:tc>
        <w:tc>
          <w:tcPr/>
          <w:p w:rsidR="00000000" w:rsidDel="00000000" w:rsidP="00000000" w:rsidRDefault="00000000" w:rsidRPr="00000000" w14:paraId="0000049E">
            <w:pPr>
              <w:widowControl w:val="0"/>
              <w:spacing w:line="240" w:lineRule="auto"/>
              <w:jc w:val="both"/>
              <w:rPr>
                <w:sz w:val="26"/>
                <w:szCs w:val="26"/>
              </w:rPr>
            </w:pPr>
            <w:r w:rsidDel="00000000" w:rsidR="00000000" w:rsidRPr="00000000">
              <w:rPr>
                <w:sz w:val="26"/>
                <w:szCs w:val="26"/>
                <w:rtl w:val="0"/>
              </w:rPr>
              <w:t xml:space="preserve">Progress</w:t>
            </w:r>
          </w:p>
        </w:tc>
        <w:tc>
          <w:tcPr/>
          <w:p w:rsidR="00000000" w:rsidDel="00000000" w:rsidP="00000000" w:rsidRDefault="00000000" w:rsidRPr="00000000" w14:paraId="0000049F">
            <w:pPr>
              <w:widowControl w:val="0"/>
              <w:spacing w:line="240" w:lineRule="auto"/>
              <w:jc w:val="both"/>
              <w:rPr>
                <w:sz w:val="26"/>
                <w:szCs w:val="26"/>
              </w:rPr>
            </w:pPr>
            <w:r w:rsidDel="00000000" w:rsidR="00000000" w:rsidRPr="00000000">
              <w:rPr>
                <w:sz w:val="26"/>
                <w:szCs w:val="26"/>
                <w:rtl w:val="0"/>
              </w:rPr>
              <w:t xml:space="preserve">1, 3, 5</w:t>
            </w:r>
          </w:p>
        </w:tc>
      </w:tr>
      <w:tr>
        <w:trPr>
          <w:cantSplit w:val="0"/>
          <w:trHeight w:val="540" w:hRule="atLeast"/>
          <w:tblHeader w:val="0"/>
        </w:trPr>
        <w:tc>
          <w:tcPr/>
          <w:p w:rsidR="00000000" w:rsidDel="00000000" w:rsidP="00000000" w:rsidRDefault="00000000" w:rsidRPr="00000000" w14:paraId="000004A0">
            <w:pPr>
              <w:widowControl w:val="0"/>
              <w:spacing w:line="240" w:lineRule="auto"/>
              <w:jc w:val="both"/>
              <w:rPr>
                <w:sz w:val="26"/>
                <w:szCs w:val="26"/>
              </w:rPr>
            </w:pPr>
            <w:r w:rsidDel="00000000" w:rsidR="00000000" w:rsidRPr="00000000">
              <w:rPr>
                <w:sz w:val="26"/>
                <w:szCs w:val="26"/>
                <w:rtl w:val="0"/>
              </w:rPr>
              <w:t xml:space="preserve">04</w:t>
            </w:r>
          </w:p>
        </w:tc>
        <w:tc>
          <w:tcPr/>
          <w:p w:rsidR="00000000" w:rsidDel="00000000" w:rsidP="00000000" w:rsidRDefault="00000000" w:rsidRPr="00000000" w14:paraId="000004A1">
            <w:pPr>
              <w:widowControl w:val="0"/>
              <w:spacing w:line="240" w:lineRule="auto"/>
              <w:jc w:val="both"/>
              <w:rPr>
                <w:sz w:val="26"/>
                <w:szCs w:val="26"/>
              </w:rPr>
            </w:pPr>
            <w:r w:rsidDel="00000000" w:rsidR="00000000" w:rsidRPr="00000000">
              <w:rPr>
                <w:sz w:val="26"/>
                <w:szCs w:val="26"/>
                <w:rtl w:val="0"/>
              </w:rPr>
              <w:t xml:space="preserve">Performance</w:t>
            </w:r>
          </w:p>
        </w:tc>
        <w:tc>
          <w:tcPr/>
          <w:p w:rsidR="00000000" w:rsidDel="00000000" w:rsidP="00000000" w:rsidRDefault="00000000" w:rsidRPr="00000000" w14:paraId="000004A2">
            <w:pPr>
              <w:widowControl w:val="0"/>
              <w:spacing w:line="240" w:lineRule="auto"/>
              <w:jc w:val="both"/>
              <w:rPr>
                <w:sz w:val="26"/>
                <w:szCs w:val="26"/>
              </w:rPr>
            </w:pPr>
            <w:r w:rsidDel="00000000" w:rsidR="00000000" w:rsidRPr="00000000">
              <w:rPr>
                <w:sz w:val="26"/>
                <w:szCs w:val="26"/>
                <w:rtl w:val="0"/>
              </w:rPr>
              <w:t xml:space="preserve">1, 2, 3, 5, 6</w:t>
            </w:r>
          </w:p>
        </w:tc>
      </w:tr>
      <w:tr>
        <w:trPr>
          <w:cantSplit w:val="0"/>
          <w:trHeight w:val="540" w:hRule="atLeast"/>
          <w:tblHeader w:val="0"/>
        </w:trPr>
        <w:tc>
          <w:tcPr/>
          <w:p w:rsidR="00000000" w:rsidDel="00000000" w:rsidP="00000000" w:rsidRDefault="00000000" w:rsidRPr="00000000" w14:paraId="000004A3">
            <w:pPr>
              <w:widowControl w:val="0"/>
              <w:spacing w:line="240" w:lineRule="auto"/>
              <w:jc w:val="both"/>
              <w:rPr>
                <w:sz w:val="26"/>
                <w:szCs w:val="26"/>
              </w:rPr>
            </w:pPr>
            <w:r w:rsidDel="00000000" w:rsidR="00000000" w:rsidRPr="00000000">
              <w:rPr>
                <w:sz w:val="26"/>
                <w:szCs w:val="26"/>
                <w:rtl w:val="0"/>
              </w:rPr>
              <w:t xml:space="preserve">05</w:t>
            </w:r>
          </w:p>
        </w:tc>
        <w:tc>
          <w:tcPr/>
          <w:p w:rsidR="00000000" w:rsidDel="00000000" w:rsidP="00000000" w:rsidRDefault="00000000" w:rsidRPr="00000000" w14:paraId="000004A4">
            <w:pPr>
              <w:widowControl w:val="0"/>
              <w:spacing w:line="240" w:lineRule="auto"/>
              <w:jc w:val="both"/>
              <w:rPr>
                <w:sz w:val="26"/>
                <w:szCs w:val="26"/>
              </w:rPr>
            </w:pPr>
            <w:r w:rsidDel="00000000" w:rsidR="00000000" w:rsidRPr="00000000">
              <w:rPr>
                <w:sz w:val="26"/>
                <w:szCs w:val="26"/>
                <w:rtl w:val="0"/>
              </w:rPr>
              <w:t xml:space="preserve">Authentication</w:t>
            </w:r>
          </w:p>
        </w:tc>
        <w:tc>
          <w:tcPr/>
          <w:p w:rsidR="00000000" w:rsidDel="00000000" w:rsidP="00000000" w:rsidRDefault="00000000" w:rsidRPr="00000000" w14:paraId="000004A5">
            <w:pPr>
              <w:widowControl w:val="0"/>
              <w:spacing w:line="240" w:lineRule="auto"/>
              <w:jc w:val="both"/>
              <w:rPr>
                <w:sz w:val="26"/>
                <w:szCs w:val="26"/>
              </w:rPr>
            </w:pPr>
            <w:r w:rsidDel="00000000" w:rsidR="00000000" w:rsidRPr="00000000">
              <w:rPr>
                <w:sz w:val="26"/>
                <w:szCs w:val="26"/>
                <w:rtl w:val="0"/>
              </w:rPr>
              <w:t xml:space="preserve">2, 5, 6</w:t>
            </w:r>
          </w:p>
        </w:tc>
      </w:tr>
      <w:tr>
        <w:trPr>
          <w:cantSplit w:val="0"/>
          <w:trHeight w:val="540" w:hRule="atLeast"/>
          <w:tblHeader w:val="0"/>
        </w:trPr>
        <w:tc>
          <w:tcPr/>
          <w:p w:rsidR="00000000" w:rsidDel="00000000" w:rsidP="00000000" w:rsidRDefault="00000000" w:rsidRPr="00000000" w14:paraId="000004A6">
            <w:pPr>
              <w:widowControl w:val="0"/>
              <w:spacing w:line="240" w:lineRule="auto"/>
              <w:jc w:val="both"/>
              <w:rPr>
                <w:sz w:val="26"/>
                <w:szCs w:val="26"/>
              </w:rPr>
            </w:pPr>
            <w:r w:rsidDel="00000000" w:rsidR="00000000" w:rsidRPr="00000000">
              <w:rPr>
                <w:sz w:val="26"/>
                <w:szCs w:val="26"/>
                <w:rtl w:val="0"/>
              </w:rPr>
              <w:t xml:space="preserve">06 </w:t>
            </w:r>
          </w:p>
        </w:tc>
        <w:tc>
          <w:tcPr/>
          <w:p w:rsidR="00000000" w:rsidDel="00000000" w:rsidP="00000000" w:rsidRDefault="00000000" w:rsidRPr="00000000" w14:paraId="000004A7">
            <w:pPr>
              <w:widowControl w:val="0"/>
              <w:spacing w:line="240" w:lineRule="auto"/>
              <w:jc w:val="both"/>
              <w:rPr>
                <w:sz w:val="26"/>
                <w:szCs w:val="26"/>
              </w:rPr>
            </w:pPr>
            <w:r w:rsidDel="00000000" w:rsidR="00000000" w:rsidRPr="00000000">
              <w:rPr>
                <w:sz w:val="26"/>
                <w:szCs w:val="26"/>
                <w:rtl w:val="0"/>
              </w:rPr>
              <w:t xml:space="preserve">Roadmap</w:t>
            </w:r>
          </w:p>
        </w:tc>
        <w:tc>
          <w:tcPr/>
          <w:p w:rsidR="00000000" w:rsidDel="00000000" w:rsidP="00000000" w:rsidRDefault="00000000" w:rsidRPr="00000000" w14:paraId="000004A8">
            <w:pPr>
              <w:widowControl w:val="0"/>
              <w:spacing w:line="240" w:lineRule="auto"/>
              <w:jc w:val="both"/>
              <w:rPr>
                <w:sz w:val="26"/>
                <w:szCs w:val="26"/>
              </w:rPr>
            </w:pPr>
            <w:r w:rsidDel="00000000" w:rsidR="00000000" w:rsidRPr="00000000">
              <w:rPr>
                <w:sz w:val="26"/>
                <w:szCs w:val="26"/>
                <w:rtl w:val="0"/>
              </w:rPr>
              <w:t xml:space="preserve">1, 2, 3, 5</w:t>
            </w:r>
          </w:p>
        </w:tc>
      </w:tr>
      <w:tr>
        <w:trPr>
          <w:cantSplit w:val="0"/>
          <w:trHeight w:val="540" w:hRule="atLeast"/>
          <w:tblHeader w:val="0"/>
        </w:trPr>
        <w:tc>
          <w:tcPr/>
          <w:p w:rsidR="00000000" w:rsidDel="00000000" w:rsidP="00000000" w:rsidRDefault="00000000" w:rsidRPr="00000000" w14:paraId="000004A9">
            <w:pPr>
              <w:widowControl w:val="0"/>
              <w:spacing w:line="240" w:lineRule="auto"/>
              <w:jc w:val="both"/>
              <w:rPr>
                <w:sz w:val="26"/>
                <w:szCs w:val="26"/>
              </w:rPr>
            </w:pPr>
            <w:r w:rsidDel="00000000" w:rsidR="00000000" w:rsidRPr="00000000">
              <w:rPr>
                <w:sz w:val="26"/>
                <w:szCs w:val="26"/>
                <w:rtl w:val="0"/>
              </w:rPr>
              <w:t xml:space="preserve">07</w:t>
            </w:r>
          </w:p>
        </w:tc>
        <w:tc>
          <w:tcPr/>
          <w:p w:rsidR="00000000" w:rsidDel="00000000" w:rsidP="00000000" w:rsidRDefault="00000000" w:rsidRPr="00000000" w14:paraId="000004AA">
            <w:pPr>
              <w:widowControl w:val="0"/>
              <w:spacing w:line="240" w:lineRule="auto"/>
              <w:jc w:val="both"/>
              <w:rPr>
                <w:sz w:val="26"/>
                <w:szCs w:val="26"/>
              </w:rPr>
            </w:pPr>
            <w:r w:rsidDel="00000000" w:rsidR="00000000" w:rsidRPr="00000000">
              <w:rPr>
                <w:sz w:val="26"/>
                <w:szCs w:val="26"/>
                <w:rtl w:val="0"/>
              </w:rPr>
              <w:t xml:space="preserve">Team </w:t>
            </w:r>
          </w:p>
        </w:tc>
        <w:tc>
          <w:tcPr/>
          <w:p w:rsidR="00000000" w:rsidDel="00000000" w:rsidP="00000000" w:rsidRDefault="00000000" w:rsidRPr="00000000" w14:paraId="000004AB">
            <w:pPr>
              <w:widowControl w:val="0"/>
              <w:spacing w:line="240" w:lineRule="auto"/>
              <w:jc w:val="both"/>
              <w:rPr>
                <w:sz w:val="26"/>
                <w:szCs w:val="26"/>
              </w:rPr>
            </w:pPr>
            <w:r w:rsidDel="00000000" w:rsidR="00000000" w:rsidRPr="00000000">
              <w:rPr>
                <w:sz w:val="26"/>
                <w:szCs w:val="26"/>
                <w:rtl w:val="0"/>
              </w:rPr>
              <w:t xml:space="preserve">1, 2, 5, 6</w:t>
            </w:r>
          </w:p>
        </w:tc>
      </w:tr>
      <w:tr>
        <w:trPr>
          <w:cantSplit w:val="0"/>
          <w:trHeight w:val="540" w:hRule="atLeast"/>
          <w:tblHeader w:val="0"/>
        </w:trPr>
        <w:tc>
          <w:tcPr/>
          <w:p w:rsidR="00000000" w:rsidDel="00000000" w:rsidP="00000000" w:rsidRDefault="00000000" w:rsidRPr="00000000" w14:paraId="000004AC">
            <w:pPr>
              <w:widowControl w:val="0"/>
              <w:spacing w:line="240" w:lineRule="auto"/>
              <w:jc w:val="both"/>
              <w:rPr>
                <w:sz w:val="26"/>
                <w:szCs w:val="26"/>
              </w:rPr>
            </w:pPr>
            <w:r w:rsidDel="00000000" w:rsidR="00000000" w:rsidRPr="00000000">
              <w:rPr>
                <w:sz w:val="26"/>
                <w:szCs w:val="26"/>
                <w:rtl w:val="0"/>
              </w:rPr>
              <w:t xml:space="preserve">08</w:t>
            </w:r>
          </w:p>
        </w:tc>
        <w:tc>
          <w:tcPr/>
          <w:p w:rsidR="00000000" w:rsidDel="00000000" w:rsidP="00000000" w:rsidRDefault="00000000" w:rsidRPr="00000000" w14:paraId="000004AD">
            <w:pPr>
              <w:widowControl w:val="0"/>
              <w:spacing w:line="240" w:lineRule="auto"/>
              <w:jc w:val="both"/>
              <w:rPr>
                <w:sz w:val="26"/>
                <w:szCs w:val="26"/>
              </w:rPr>
            </w:pPr>
            <w:r w:rsidDel="00000000" w:rsidR="00000000" w:rsidRPr="00000000">
              <w:rPr>
                <w:sz w:val="26"/>
                <w:szCs w:val="26"/>
                <w:rtl w:val="0"/>
              </w:rPr>
              <w:t xml:space="preserve">Feedback</w:t>
            </w:r>
          </w:p>
        </w:tc>
        <w:tc>
          <w:tcPr/>
          <w:p w:rsidR="00000000" w:rsidDel="00000000" w:rsidP="00000000" w:rsidRDefault="00000000" w:rsidRPr="00000000" w14:paraId="000004AE">
            <w:pPr>
              <w:widowControl w:val="0"/>
              <w:spacing w:line="240" w:lineRule="auto"/>
              <w:jc w:val="both"/>
              <w:rPr>
                <w:sz w:val="26"/>
                <w:szCs w:val="26"/>
              </w:rPr>
            </w:pPr>
            <w:r w:rsidDel="00000000" w:rsidR="00000000" w:rsidRPr="00000000">
              <w:rPr>
                <w:sz w:val="26"/>
                <w:szCs w:val="26"/>
                <w:rtl w:val="0"/>
              </w:rPr>
              <w:t xml:space="preserve">1, 3, 6</w:t>
            </w:r>
          </w:p>
        </w:tc>
      </w:tr>
      <w:tr>
        <w:trPr>
          <w:cantSplit w:val="0"/>
          <w:trHeight w:val="540" w:hRule="atLeast"/>
          <w:tblHeader w:val="0"/>
        </w:trPr>
        <w:tc>
          <w:tcPr/>
          <w:p w:rsidR="00000000" w:rsidDel="00000000" w:rsidP="00000000" w:rsidRDefault="00000000" w:rsidRPr="00000000" w14:paraId="000004AF">
            <w:pPr>
              <w:widowControl w:val="0"/>
              <w:spacing w:line="240" w:lineRule="auto"/>
              <w:jc w:val="both"/>
              <w:rPr>
                <w:sz w:val="26"/>
                <w:szCs w:val="26"/>
              </w:rPr>
            </w:pPr>
            <w:r w:rsidDel="00000000" w:rsidR="00000000" w:rsidRPr="00000000">
              <w:rPr>
                <w:sz w:val="26"/>
                <w:szCs w:val="26"/>
                <w:rtl w:val="0"/>
              </w:rPr>
              <w:t xml:space="preserve">09</w:t>
            </w:r>
          </w:p>
        </w:tc>
        <w:tc>
          <w:tcPr/>
          <w:p w:rsidR="00000000" w:rsidDel="00000000" w:rsidP="00000000" w:rsidRDefault="00000000" w:rsidRPr="00000000" w14:paraId="000004B0">
            <w:pPr>
              <w:widowControl w:val="0"/>
              <w:spacing w:line="240" w:lineRule="auto"/>
              <w:jc w:val="both"/>
              <w:rPr>
                <w:sz w:val="26"/>
                <w:szCs w:val="26"/>
              </w:rPr>
            </w:pPr>
            <w:r w:rsidDel="00000000" w:rsidR="00000000" w:rsidRPr="00000000">
              <w:rPr>
                <w:sz w:val="26"/>
                <w:szCs w:val="26"/>
                <w:rtl w:val="0"/>
              </w:rPr>
              <w:t xml:space="preserve">Session</w:t>
            </w:r>
          </w:p>
        </w:tc>
        <w:tc>
          <w:tcPr/>
          <w:p w:rsidR="00000000" w:rsidDel="00000000" w:rsidP="00000000" w:rsidRDefault="00000000" w:rsidRPr="00000000" w14:paraId="000004B1">
            <w:pPr>
              <w:widowControl w:val="0"/>
              <w:spacing w:line="240" w:lineRule="auto"/>
              <w:jc w:val="both"/>
              <w:rPr>
                <w:sz w:val="26"/>
                <w:szCs w:val="26"/>
              </w:rPr>
            </w:pPr>
            <w:r w:rsidDel="00000000" w:rsidR="00000000" w:rsidRPr="00000000">
              <w:rPr>
                <w:sz w:val="26"/>
                <w:szCs w:val="26"/>
                <w:rtl w:val="0"/>
              </w:rPr>
              <w:t xml:space="preserve">1, 2, 5</w:t>
            </w:r>
          </w:p>
        </w:tc>
      </w:tr>
      <w:tr>
        <w:trPr>
          <w:cantSplit w:val="0"/>
          <w:trHeight w:val="540" w:hRule="atLeast"/>
          <w:tblHeader w:val="0"/>
        </w:trPr>
        <w:tc>
          <w:tcPr/>
          <w:p w:rsidR="00000000" w:rsidDel="00000000" w:rsidP="00000000" w:rsidRDefault="00000000" w:rsidRPr="00000000" w14:paraId="000004B2">
            <w:pPr>
              <w:widowControl w:val="0"/>
              <w:spacing w:line="240" w:lineRule="auto"/>
              <w:jc w:val="both"/>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4B3">
            <w:pPr>
              <w:widowControl w:val="0"/>
              <w:spacing w:line="240" w:lineRule="auto"/>
              <w:jc w:val="both"/>
              <w:rPr>
                <w:sz w:val="26"/>
                <w:szCs w:val="26"/>
              </w:rPr>
            </w:pPr>
            <w:r w:rsidDel="00000000" w:rsidR="00000000" w:rsidRPr="00000000">
              <w:rPr>
                <w:sz w:val="26"/>
                <w:szCs w:val="26"/>
                <w:rtl w:val="0"/>
              </w:rPr>
              <w:t xml:space="preserve">Account</w:t>
            </w:r>
          </w:p>
        </w:tc>
        <w:tc>
          <w:tcPr/>
          <w:p w:rsidR="00000000" w:rsidDel="00000000" w:rsidP="00000000" w:rsidRDefault="00000000" w:rsidRPr="00000000" w14:paraId="000004B4">
            <w:pPr>
              <w:widowControl w:val="0"/>
              <w:spacing w:line="240" w:lineRule="auto"/>
              <w:jc w:val="both"/>
              <w:rPr>
                <w:sz w:val="26"/>
                <w:szCs w:val="26"/>
              </w:rPr>
            </w:pPr>
            <w:r w:rsidDel="00000000" w:rsidR="00000000" w:rsidRPr="00000000">
              <w:rPr>
                <w:sz w:val="26"/>
                <w:szCs w:val="26"/>
                <w:rtl w:val="0"/>
              </w:rPr>
              <w:t xml:space="preserve">1, 5</w:t>
            </w:r>
          </w:p>
        </w:tc>
      </w:tr>
      <w:tr>
        <w:trPr>
          <w:cantSplit w:val="0"/>
          <w:trHeight w:val="540" w:hRule="atLeast"/>
          <w:tblHeader w:val="0"/>
        </w:trPr>
        <w:tc>
          <w:tcPr/>
          <w:p w:rsidR="00000000" w:rsidDel="00000000" w:rsidP="00000000" w:rsidRDefault="00000000" w:rsidRPr="00000000" w14:paraId="000004B5">
            <w:pPr>
              <w:widowControl w:val="0"/>
              <w:spacing w:line="240" w:lineRule="auto"/>
              <w:jc w:val="both"/>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4B6">
            <w:pPr>
              <w:widowControl w:val="0"/>
              <w:spacing w:line="240" w:lineRule="auto"/>
              <w:rPr>
                <w:sz w:val="26"/>
                <w:szCs w:val="26"/>
              </w:rPr>
            </w:pPr>
            <w:r w:rsidDel="00000000" w:rsidR="00000000" w:rsidRPr="00000000">
              <w:rPr>
                <w:sz w:val="26"/>
                <w:szCs w:val="26"/>
                <w:rtl w:val="0"/>
              </w:rPr>
              <w:t xml:space="preserve">Analytics Engine</w:t>
            </w:r>
          </w:p>
          <w:p w:rsidR="00000000" w:rsidDel="00000000" w:rsidP="00000000" w:rsidRDefault="00000000" w:rsidRPr="00000000" w14:paraId="000004B7">
            <w:pPr>
              <w:widowControl w:val="0"/>
              <w:spacing w:line="240" w:lineRule="auto"/>
              <w:rPr>
                <w:sz w:val="24"/>
                <w:szCs w:val="24"/>
              </w:rPr>
            </w:pPr>
            <w:r w:rsidDel="00000000" w:rsidR="00000000" w:rsidRPr="00000000">
              <w:rPr>
                <w:sz w:val="26"/>
                <w:szCs w:val="26"/>
                <w:rtl w:val="0"/>
              </w:rPr>
              <w:t xml:space="preserve">(Session Analytics, Progress Analytics, Performance Analytics,Efficiency Analytics)</w:t>
            </w:r>
            <w:r w:rsidDel="00000000" w:rsidR="00000000" w:rsidRPr="00000000">
              <w:rPr>
                <w:rtl w:val="0"/>
              </w:rPr>
            </w:r>
          </w:p>
        </w:tc>
        <w:tc>
          <w:tcPr/>
          <w:p w:rsidR="00000000" w:rsidDel="00000000" w:rsidP="00000000" w:rsidRDefault="00000000" w:rsidRPr="00000000" w14:paraId="000004B8">
            <w:pPr>
              <w:widowControl w:val="0"/>
              <w:spacing w:line="240" w:lineRule="auto"/>
              <w:jc w:val="both"/>
              <w:rPr>
                <w:sz w:val="26"/>
                <w:szCs w:val="26"/>
              </w:rPr>
            </w:pPr>
            <w:r w:rsidDel="00000000" w:rsidR="00000000" w:rsidRPr="00000000">
              <w:rPr>
                <w:sz w:val="26"/>
                <w:szCs w:val="26"/>
                <w:rtl w:val="0"/>
              </w:rPr>
              <w:t xml:space="preserve">1, 2, 3, 5</w:t>
            </w:r>
          </w:p>
        </w:tc>
      </w:tr>
      <w:tr>
        <w:trPr>
          <w:cantSplit w:val="0"/>
          <w:trHeight w:val="540" w:hRule="atLeast"/>
          <w:tblHeader w:val="0"/>
        </w:trPr>
        <w:tc>
          <w:tcPr/>
          <w:p w:rsidR="00000000" w:rsidDel="00000000" w:rsidP="00000000" w:rsidRDefault="00000000" w:rsidRPr="00000000" w14:paraId="000004B9">
            <w:pPr>
              <w:widowControl w:val="0"/>
              <w:spacing w:line="240" w:lineRule="auto"/>
              <w:jc w:val="both"/>
              <w:rPr>
                <w:sz w:val="26"/>
                <w:szCs w:val="26"/>
              </w:rPr>
            </w:pPr>
            <w:r w:rsidDel="00000000" w:rsidR="00000000" w:rsidRPr="00000000">
              <w:rPr>
                <w:sz w:val="26"/>
                <w:szCs w:val="26"/>
                <w:rtl w:val="0"/>
              </w:rPr>
              <w:t xml:space="preserve">12</w:t>
            </w:r>
          </w:p>
        </w:tc>
        <w:tc>
          <w:tcPr/>
          <w:p w:rsidR="00000000" w:rsidDel="00000000" w:rsidP="00000000" w:rsidRDefault="00000000" w:rsidRPr="00000000" w14:paraId="000004BA">
            <w:pPr>
              <w:widowControl w:val="0"/>
              <w:spacing w:line="240" w:lineRule="auto"/>
              <w:jc w:val="both"/>
              <w:rPr>
                <w:sz w:val="26"/>
                <w:szCs w:val="26"/>
              </w:rPr>
            </w:pPr>
            <w:r w:rsidDel="00000000" w:rsidR="00000000" w:rsidRPr="00000000">
              <w:rPr>
                <w:sz w:val="26"/>
                <w:szCs w:val="26"/>
                <w:rtl w:val="0"/>
              </w:rPr>
              <w:t xml:space="preserve">User Dashboard</w:t>
            </w:r>
          </w:p>
        </w:tc>
        <w:tc>
          <w:tcPr/>
          <w:p w:rsidR="00000000" w:rsidDel="00000000" w:rsidP="00000000" w:rsidRDefault="00000000" w:rsidRPr="00000000" w14:paraId="000004BB">
            <w:pPr>
              <w:widowControl w:val="0"/>
              <w:spacing w:line="240" w:lineRule="auto"/>
              <w:jc w:val="both"/>
              <w:rPr>
                <w:sz w:val="26"/>
                <w:szCs w:val="26"/>
              </w:rPr>
            </w:pPr>
            <w:r w:rsidDel="00000000" w:rsidR="00000000" w:rsidRPr="00000000">
              <w:rPr>
                <w:sz w:val="26"/>
                <w:szCs w:val="26"/>
                <w:rtl w:val="0"/>
              </w:rPr>
              <w:t xml:space="preserve">2</w:t>
            </w:r>
          </w:p>
        </w:tc>
      </w:tr>
      <w:tr>
        <w:trPr>
          <w:cantSplit w:val="0"/>
          <w:trHeight w:val="540" w:hRule="atLeast"/>
          <w:tblHeader w:val="0"/>
        </w:trPr>
        <w:tc>
          <w:tcPr/>
          <w:p w:rsidR="00000000" w:rsidDel="00000000" w:rsidP="00000000" w:rsidRDefault="00000000" w:rsidRPr="00000000" w14:paraId="000004BC">
            <w:pPr>
              <w:widowControl w:val="0"/>
              <w:spacing w:line="240" w:lineRule="auto"/>
              <w:jc w:val="both"/>
              <w:rPr>
                <w:sz w:val="26"/>
                <w:szCs w:val="26"/>
              </w:rPr>
            </w:pPr>
            <w:r w:rsidDel="00000000" w:rsidR="00000000" w:rsidRPr="00000000">
              <w:rPr>
                <w:sz w:val="26"/>
                <w:szCs w:val="26"/>
                <w:rtl w:val="0"/>
              </w:rPr>
              <w:t xml:space="preserve">13</w:t>
            </w:r>
          </w:p>
        </w:tc>
        <w:tc>
          <w:tcPr/>
          <w:p w:rsidR="00000000" w:rsidDel="00000000" w:rsidP="00000000" w:rsidRDefault="00000000" w:rsidRPr="00000000" w14:paraId="000004BD">
            <w:pPr>
              <w:widowControl w:val="0"/>
              <w:spacing w:line="240" w:lineRule="auto"/>
              <w:rPr>
                <w:sz w:val="26"/>
                <w:szCs w:val="26"/>
              </w:rPr>
            </w:pPr>
            <w:r w:rsidDel="00000000" w:rsidR="00000000" w:rsidRPr="00000000">
              <w:rPr>
                <w:sz w:val="26"/>
                <w:szCs w:val="26"/>
                <w:rtl w:val="0"/>
              </w:rPr>
              <w:t xml:space="preserve">System Services</w:t>
            </w:r>
          </w:p>
          <w:p w:rsidR="00000000" w:rsidDel="00000000" w:rsidP="00000000" w:rsidRDefault="00000000" w:rsidRPr="00000000" w14:paraId="000004BE">
            <w:pPr>
              <w:widowControl w:val="0"/>
              <w:spacing w:line="240" w:lineRule="auto"/>
              <w:rPr>
                <w:sz w:val="24"/>
                <w:szCs w:val="24"/>
              </w:rPr>
            </w:pPr>
            <w:r w:rsidDel="00000000" w:rsidR="00000000" w:rsidRPr="00000000">
              <w:rPr>
                <w:sz w:val="26"/>
                <w:szCs w:val="26"/>
                <w:rtl w:val="0"/>
              </w:rPr>
              <w:t xml:space="preserve">(Date Time Service, Reporting Service, Visualization Service)</w:t>
            </w:r>
            <w:r w:rsidDel="00000000" w:rsidR="00000000" w:rsidRPr="00000000">
              <w:rPr>
                <w:rtl w:val="0"/>
              </w:rPr>
            </w:r>
          </w:p>
        </w:tc>
        <w:tc>
          <w:tcPr/>
          <w:p w:rsidR="00000000" w:rsidDel="00000000" w:rsidP="00000000" w:rsidRDefault="00000000" w:rsidRPr="00000000" w14:paraId="000004BF">
            <w:pPr>
              <w:widowControl w:val="0"/>
              <w:spacing w:line="240" w:lineRule="auto"/>
              <w:jc w:val="both"/>
              <w:rPr>
                <w:sz w:val="26"/>
                <w:szCs w:val="26"/>
              </w:rPr>
            </w:pPr>
            <w:r w:rsidDel="00000000" w:rsidR="00000000" w:rsidRPr="00000000">
              <w:rPr>
                <w:sz w:val="26"/>
                <w:szCs w:val="26"/>
                <w:rtl w:val="0"/>
              </w:rPr>
              <w:t xml:space="preserve">2, 5, 6</w:t>
            </w:r>
          </w:p>
        </w:tc>
      </w:tr>
      <w:tr>
        <w:trPr>
          <w:cantSplit w:val="0"/>
          <w:trHeight w:val="540" w:hRule="atLeast"/>
          <w:tblHeader w:val="0"/>
        </w:trPr>
        <w:tc>
          <w:tcPr/>
          <w:p w:rsidR="00000000" w:rsidDel="00000000" w:rsidP="00000000" w:rsidRDefault="00000000" w:rsidRPr="00000000" w14:paraId="000004C0">
            <w:pPr>
              <w:widowControl w:val="0"/>
              <w:spacing w:line="240" w:lineRule="auto"/>
              <w:jc w:val="both"/>
              <w:rPr>
                <w:sz w:val="26"/>
                <w:szCs w:val="26"/>
              </w:rPr>
            </w:pPr>
            <w:r w:rsidDel="00000000" w:rsidR="00000000" w:rsidRPr="00000000">
              <w:rPr>
                <w:sz w:val="26"/>
                <w:szCs w:val="26"/>
                <w:rtl w:val="0"/>
              </w:rPr>
              <w:t xml:space="preserve">14</w:t>
            </w:r>
          </w:p>
        </w:tc>
        <w:tc>
          <w:tcPr/>
          <w:p w:rsidR="00000000" w:rsidDel="00000000" w:rsidP="00000000" w:rsidRDefault="00000000" w:rsidRPr="00000000" w14:paraId="000004C1">
            <w:pPr>
              <w:widowControl w:val="0"/>
              <w:spacing w:line="240" w:lineRule="auto"/>
              <w:jc w:val="both"/>
              <w:rPr>
                <w:sz w:val="26"/>
                <w:szCs w:val="26"/>
              </w:rPr>
            </w:pPr>
            <w:r w:rsidDel="00000000" w:rsidR="00000000" w:rsidRPr="00000000">
              <w:rPr>
                <w:sz w:val="26"/>
                <w:szCs w:val="26"/>
                <w:rtl w:val="0"/>
              </w:rPr>
              <w:t xml:space="preserve">Progress Report</w:t>
            </w:r>
            <w:r w:rsidDel="00000000" w:rsidR="00000000" w:rsidRPr="00000000">
              <w:rPr>
                <w:rtl w:val="0"/>
              </w:rPr>
            </w:r>
          </w:p>
        </w:tc>
        <w:tc>
          <w:tcPr/>
          <w:p w:rsidR="00000000" w:rsidDel="00000000" w:rsidP="00000000" w:rsidRDefault="00000000" w:rsidRPr="00000000" w14:paraId="000004C2">
            <w:pPr>
              <w:widowControl w:val="0"/>
              <w:spacing w:line="240" w:lineRule="auto"/>
              <w:jc w:val="both"/>
              <w:rPr>
                <w:sz w:val="26"/>
                <w:szCs w:val="26"/>
              </w:rPr>
            </w:pPr>
            <w:r w:rsidDel="00000000" w:rsidR="00000000" w:rsidRPr="00000000">
              <w:rPr>
                <w:sz w:val="26"/>
                <w:szCs w:val="26"/>
                <w:rtl w:val="0"/>
              </w:rPr>
              <w:t xml:space="preserve">1, 5</w:t>
            </w:r>
          </w:p>
        </w:tc>
      </w:tr>
      <w:tr>
        <w:trPr>
          <w:cantSplit w:val="0"/>
          <w:trHeight w:val="540" w:hRule="atLeast"/>
          <w:tblHeader w:val="0"/>
        </w:trPr>
        <w:tc>
          <w:tcPr/>
          <w:p w:rsidR="00000000" w:rsidDel="00000000" w:rsidP="00000000" w:rsidRDefault="00000000" w:rsidRPr="00000000" w14:paraId="000004C3">
            <w:pPr>
              <w:widowControl w:val="0"/>
              <w:spacing w:line="240" w:lineRule="auto"/>
              <w:jc w:val="both"/>
              <w:rPr>
                <w:sz w:val="26"/>
                <w:szCs w:val="26"/>
              </w:rPr>
            </w:pPr>
            <w:r w:rsidDel="00000000" w:rsidR="00000000" w:rsidRPr="00000000">
              <w:rPr>
                <w:sz w:val="26"/>
                <w:szCs w:val="26"/>
                <w:rtl w:val="0"/>
              </w:rPr>
              <w:t xml:space="preserve">15</w:t>
            </w:r>
          </w:p>
        </w:tc>
        <w:tc>
          <w:tcPr/>
          <w:p w:rsidR="00000000" w:rsidDel="00000000" w:rsidP="00000000" w:rsidRDefault="00000000" w:rsidRPr="00000000" w14:paraId="000004C4">
            <w:pPr>
              <w:widowControl w:val="0"/>
              <w:spacing w:line="240" w:lineRule="auto"/>
              <w:jc w:val="both"/>
              <w:rPr>
                <w:sz w:val="26"/>
                <w:szCs w:val="26"/>
              </w:rPr>
            </w:pPr>
            <w:r w:rsidDel="00000000" w:rsidR="00000000" w:rsidRPr="00000000">
              <w:rPr>
                <w:sz w:val="26"/>
                <w:szCs w:val="26"/>
                <w:rtl w:val="0"/>
              </w:rPr>
              <w:t xml:space="preserve">Statistics Engine</w:t>
            </w:r>
          </w:p>
        </w:tc>
        <w:tc>
          <w:tcPr/>
          <w:p w:rsidR="00000000" w:rsidDel="00000000" w:rsidP="00000000" w:rsidRDefault="00000000" w:rsidRPr="00000000" w14:paraId="000004C5">
            <w:pPr>
              <w:widowControl w:val="0"/>
              <w:spacing w:line="240" w:lineRule="auto"/>
              <w:jc w:val="both"/>
              <w:rPr>
                <w:sz w:val="26"/>
                <w:szCs w:val="26"/>
              </w:rPr>
            </w:pPr>
            <w:r w:rsidDel="00000000" w:rsidR="00000000" w:rsidRPr="00000000">
              <w:rPr>
                <w:sz w:val="26"/>
                <w:szCs w:val="26"/>
                <w:rtl w:val="0"/>
              </w:rPr>
              <w:t xml:space="preserve">1, 2, 3, 5</w:t>
            </w:r>
          </w:p>
        </w:tc>
      </w:tr>
      <w:tr>
        <w:trPr>
          <w:cantSplit w:val="0"/>
          <w:trHeight w:val="525" w:hRule="atLeast"/>
          <w:tblHeader w:val="0"/>
        </w:trPr>
        <w:tc>
          <w:tcPr/>
          <w:p w:rsidR="00000000" w:rsidDel="00000000" w:rsidP="00000000" w:rsidRDefault="00000000" w:rsidRPr="00000000" w14:paraId="000004C6">
            <w:pPr>
              <w:widowControl w:val="0"/>
              <w:spacing w:line="240" w:lineRule="auto"/>
              <w:jc w:val="both"/>
              <w:rPr>
                <w:sz w:val="26"/>
                <w:szCs w:val="26"/>
              </w:rPr>
            </w:pPr>
            <w:r w:rsidDel="00000000" w:rsidR="00000000" w:rsidRPr="00000000">
              <w:rPr>
                <w:sz w:val="26"/>
                <w:szCs w:val="26"/>
                <w:rtl w:val="0"/>
              </w:rPr>
              <w:t xml:space="preserve">16</w:t>
            </w:r>
          </w:p>
        </w:tc>
        <w:tc>
          <w:tcPr/>
          <w:p w:rsidR="00000000" w:rsidDel="00000000" w:rsidP="00000000" w:rsidRDefault="00000000" w:rsidRPr="00000000" w14:paraId="000004C7">
            <w:pPr>
              <w:widowControl w:val="0"/>
              <w:spacing w:line="240" w:lineRule="auto"/>
              <w:jc w:val="both"/>
              <w:rPr>
                <w:sz w:val="26"/>
                <w:szCs w:val="26"/>
              </w:rPr>
            </w:pPr>
            <w:r w:rsidDel="00000000" w:rsidR="00000000" w:rsidRPr="00000000">
              <w:rPr>
                <w:sz w:val="26"/>
                <w:szCs w:val="26"/>
                <w:rtl w:val="0"/>
              </w:rPr>
              <w:t xml:space="preserve">Collaboration Engine</w:t>
            </w:r>
          </w:p>
        </w:tc>
        <w:tc>
          <w:tcPr/>
          <w:p w:rsidR="00000000" w:rsidDel="00000000" w:rsidP="00000000" w:rsidRDefault="00000000" w:rsidRPr="00000000" w14:paraId="000004C8">
            <w:pPr>
              <w:widowControl w:val="0"/>
              <w:spacing w:line="240" w:lineRule="auto"/>
              <w:jc w:val="both"/>
              <w:rPr>
                <w:sz w:val="26"/>
                <w:szCs w:val="26"/>
              </w:rPr>
            </w:pPr>
            <w:r w:rsidDel="00000000" w:rsidR="00000000" w:rsidRPr="00000000">
              <w:rPr>
                <w:sz w:val="26"/>
                <w:szCs w:val="26"/>
                <w:rtl w:val="0"/>
              </w:rPr>
              <w:t xml:space="preserve">1, 2, 3, 5</w:t>
            </w:r>
          </w:p>
        </w:tc>
      </w:tr>
      <w:tr>
        <w:trPr>
          <w:cantSplit w:val="0"/>
          <w:trHeight w:val="540" w:hRule="atLeast"/>
          <w:tblHeader w:val="0"/>
        </w:trPr>
        <w:tc>
          <w:tcPr/>
          <w:p w:rsidR="00000000" w:rsidDel="00000000" w:rsidP="00000000" w:rsidRDefault="00000000" w:rsidRPr="00000000" w14:paraId="000004C9">
            <w:pPr>
              <w:widowControl w:val="0"/>
              <w:spacing w:line="240" w:lineRule="auto"/>
              <w:jc w:val="both"/>
              <w:rPr>
                <w:sz w:val="26"/>
                <w:szCs w:val="26"/>
              </w:rPr>
            </w:pPr>
            <w:r w:rsidDel="00000000" w:rsidR="00000000" w:rsidRPr="00000000">
              <w:rPr>
                <w:sz w:val="26"/>
                <w:szCs w:val="26"/>
                <w:rtl w:val="0"/>
              </w:rPr>
              <w:t xml:space="preserve">17</w:t>
            </w:r>
          </w:p>
        </w:tc>
        <w:tc>
          <w:tcPr/>
          <w:p w:rsidR="00000000" w:rsidDel="00000000" w:rsidP="00000000" w:rsidRDefault="00000000" w:rsidRPr="00000000" w14:paraId="000004CA">
            <w:pPr>
              <w:widowControl w:val="0"/>
              <w:spacing w:line="240" w:lineRule="auto"/>
              <w:jc w:val="both"/>
              <w:rPr>
                <w:sz w:val="26"/>
                <w:szCs w:val="26"/>
              </w:rPr>
            </w:pPr>
            <w:r w:rsidDel="00000000" w:rsidR="00000000" w:rsidRPr="00000000">
              <w:rPr>
                <w:sz w:val="26"/>
                <w:szCs w:val="26"/>
                <w:rtl w:val="0"/>
              </w:rPr>
              <w:t xml:space="preserve">Focus Timer Service</w:t>
            </w:r>
          </w:p>
        </w:tc>
        <w:tc>
          <w:tcPr/>
          <w:p w:rsidR="00000000" w:rsidDel="00000000" w:rsidP="00000000" w:rsidRDefault="00000000" w:rsidRPr="00000000" w14:paraId="000004CB">
            <w:pPr>
              <w:widowControl w:val="0"/>
              <w:spacing w:line="240" w:lineRule="auto"/>
              <w:jc w:val="both"/>
              <w:rPr>
                <w:sz w:val="26"/>
                <w:szCs w:val="26"/>
              </w:rPr>
            </w:pPr>
            <w:r w:rsidDel="00000000" w:rsidR="00000000" w:rsidRPr="00000000">
              <w:rPr>
                <w:sz w:val="26"/>
                <w:szCs w:val="26"/>
                <w:rtl w:val="0"/>
              </w:rPr>
              <w:t xml:space="preserve">1, 2, 6</w:t>
            </w:r>
          </w:p>
        </w:tc>
      </w:tr>
      <w:tr>
        <w:trPr>
          <w:cantSplit w:val="0"/>
          <w:trHeight w:val="540" w:hRule="atLeast"/>
          <w:tblHeader w:val="0"/>
        </w:trPr>
        <w:tc>
          <w:tcPr/>
          <w:p w:rsidR="00000000" w:rsidDel="00000000" w:rsidP="00000000" w:rsidRDefault="00000000" w:rsidRPr="00000000" w14:paraId="000004CC">
            <w:pPr>
              <w:widowControl w:val="0"/>
              <w:spacing w:line="240" w:lineRule="auto"/>
              <w:jc w:val="both"/>
              <w:rPr>
                <w:sz w:val="26"/>
                <w:szCs w:val="26"/>
              </w:rPr>
            </w:pPr>
            <w:r w:rsidDel="00000000" w:rsidR="00000000" w:rsidRPr="00000000">
              <w:rPr>
                <w:sz w:val="26"/>
                <w:szCs w:val="26"/>
                <w:rtl w:val="0"/>
              </w:rPr>
              <w:t xml:space="preserve">18</w:t>
            </w:r>
          </w:p>
        </w:tc>
        <w:tc>
          <w:tcPr/>
          <w:p w:rsidR="00000000" w:rsidDel="00000000" w:rsidP="00000000" w:rsidRDefault="00000000" w:rsidRPr="00000000" w14:paraId="000004CD">
            <w:pPr>
              <w:widowControl w:val="0"/>
              <w:spacing w:line="240" w:lineRule="auto"/>
              <w:jc w:val="both"/>
              <w:rPr>
                <w:sz w:val="26"/>
                <w:szCs w:val="26"/>
              </w:rPr>
            </w:pPr>
            <w:r w:rsidDel="00000000" w:rsidR="00000000" w:rsidRPr="00000000">
              <w:rPr>
                <w:sz w:val="26"/>
                <w:szCs w:val="26"/>
                <w:rtl w:val="0"/>
              </w:rPr>
              <w:t xml:space="preserve">Performance Report</w:t>
            </w:r>
          </w:p>
        </w:tc>
        <w:tc>
          <w:tcPr/>
          <w:p w:rsidR="00000000" w:rsidDel="00000000" w:rsidP="00000000" w:rsidRDefault="00000000" w:rsidRPr="00000000" w14:paraId="000004CE">
            <w:pPr>
              <w:widowControl w:val="0"/>
              <w:spacing w:line="240" w:lineRule="auto"/>
              <w:jc w:val="both"/>
              <w:rPr>
                <w:sz w:val="26"/>
                <w:szCs w:val="26"/>
              </w:rPr>
            </w:pPr>
            <w:r w:rsidDel="00000000" w:rsidR="00000000" w:rsidRPr="00000000">
              <w:rPr>
                <w:sz w:val="26"/>
                <w:szCs w:val="26"/>
                <w:rtl w:val="0"/>
              </w:rPr>
              <w:t xml:space="preserve">1, 5</w:t>
            </w:r>
          </w:p>
        </w:tc>
      </w:tr>
      <w:tr>
        <w:trPr>
          <w:cantSplit w:val="0"/>
          <w:trHeight w:val="540" w:hRule="atLeast"/>
          <w:tblHeader w:val="0"/>
        </w:trPr>
        <w:tc>
          <w:tcPr/>
          <w:p w:rsidR="00000000" w:rsidDel="00000000" w:rsidP="00000000" w:rsidRDefault="00000000" w:rsidRPr="00000000" w14:paraId="000004CF">
            <w:pPr>
              <w:widowControl w:val="0"/>
              <w:spacing w:line="240" w:lineRule="auto"/>
              <w:jc w:val="both"/>
              <w:rPr>
                <w:sz w:val="26"/>
                <w:szCs w:val="26"/>
              </w:rPr>
            </w:pPr>
            <w:r w:rsidDel="00000000" w:rsidR="00000000" w:rsidRPr="00000000">
              <w:rPr>
                <w:sz w:val="26"/>
                <w:szCs w:val="26"/>
                <w:rtl w:val="0"/>
              </w:rPr>
              <w:t xml:space="preserve">19 </w:t>
            </w:r>
          </w:p>
        </w:tc>
        <w:tc>
          <w:tcPr/>
          <w:p w:rsidR="00000000" w:rsidDel="00000000" w:rsidP="00000000" w:rsidRDefault="00000000" w:rsidRPr="00000000" w14:paraId="000004D0">
            <w:pPr>
              <w:widowControl w:val="0"/>
              <w:spacing w:line="240" w:lineRule="auto"/>
              <w:jc w:val="both"/>
              <w:rPr>
                <w:sz w:val="26"/>
                <w:szCs w:val="26"/>
              </w:rPr>
            </w:pPr>
            <w:r w:rsidDel="00000000" w:rsidR="00000000" w:rsidRPr="00000000">
              <w:rPr>
                <w:sz w:val="26"/>
                <w:szCs w:val="26"/>
                <w:rtl w:val="0"/>
              </w:rPr>
              <w:t xml:space="preserve">Task Logs</w:t>
            </w:r>
          </w:p>
        </w:tc>
        <w:tc>
          <w:tcPr/>
          <w:p w:rsidR="00000000" w:rsidDel="00000000" w:rsidP="00000000" w:rsidRDefault="00000000" w:rsidRPr="00000000" w14:paraId="000004D1">
            <w:pPr>
              <w:widowControl w:val="0"/>
              <w:spacing w:line="240" w:lineRule="auto"/>
              <w:jc w:val="both"/>
              <w:rPr>
                <w:sz w:val="26"/>
                <w:szCs w:val="26"/>
              </w:rPr>
            </w:pPr>
            <w:r w:rsidDel="00000000" w:rsidR="00000000" w:rsidRPr="00000000">
              <w:rPr>
                <w:sz w:val="26"/>
                <w:szCs w:val="26"/>
                <w:rtl w:val="0"/>
              </w:rPr>
              <w:t xml:space="preserve">1, 2, 6</w:t>
            </w:r>
          </w:p>
        </w:tc>
      </w:tr>
      <w:tr>
        <w:trPr>
          <w:cantSplit w:val="0"/>
          <w:trHeight w:val="540" w:hRule="atLeast"/>
          <w:tblHeader w:val="0"/>
        </w:trPr>
        <w:tc>
          <w:tcPr/>
          <w:p w:rsidR="00000000" w:rsidDel="00000000" w:rsidP="00000000" w:rsidRDefault="00000000" w:rsidRPr="00000000" w14:paraId="000004D2">
            <w:pPr>
              <w:widowControl w:val="0"/>
              <w:spacing w:line="240" w:lineRule="auto"/>
              <w:jc w:val="both"/>
              <w:rPr>
                <w:sz w:val="26"/>
                <w:szCs w:val="26"/>
              </w:rPr>
            </w:pPr>
            <w:r w:rsidDel="00000000" w:rsidR="00000000" w:rsidRPr="00000000">
              <w:rPr>
                <w:sz w:val="26"/>
                <w:szCs w:val="26"/>
                <w:rtl w:val="0"/>
              </w:rPr>
              <w:t xml:space="preserve">20</w:t>
            </w:r>
          </w:p>
        </w:tc>
        <w:tc>
          <w:tcPr/>
          <w:p w:rsidR="00000000" w:rsidDel="00000000" w:rsidP="00000000" w:rsidRDefault="00000000" w:rsidRPr="00000000" w14:paraId="000004D3">
            <w:pPr>
              <w:widowControl w:val="0"/>
              <w:spacing w:line="240" w:lineRule="auto"/>
              <w:jc w:val="both"/>
              <w:rPr>
                <w:sz w:val="26"/>
                <w:szCs w:val="26"/>
              </w:rPr>
            </w:pPr>
            <w:r w:rsidDel="00000000" w:rsidR="00000000" w:rsidRPr="00000000">
              <w:rPr>
                <w:sz w:val="26"/>
                <w:szCs w:val="26"/>
                <w:rtl w:val="0"/>
              </w:rPr>
              <w:t xml:space="preserve">Task Completion Stats</w:t>
            </w:r>
          </w:p>
        </w:tc>
        <w:tc>
          <w:tcPr/>
          <w:p w:rsidR="00000000" w:rsidDel="00000000" w:rsidP="00000000" w:rsidRDefault="00000000" w:rsidRPr="00000000" w14:paraId="000004D4">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D5">
            <w:pPr>
              <w:widowControl w:val="0"/>
              <w:spacing w:line="240" w:lineRule="auto"/>
              <w:jc w:val="both"/>
              <w:rPr>
                <w:sz w:val="26"/>
                <w:szCs w:val="26"/>
              </w:rPr>
            </w:pPr>
            <w:r w:rsidDel="00000000" w:rsidR="00000000" w:rsidRPr="00000000">
              <w:rPr>
                <w:sz w:val="26"/>
                <w:szCs w:val="26"/>
                <w:rtl w:val="0"/>
              </w:rPr>
              <w:t xml:space="preserve">21</w:t>
            </w:r>
          </w:p>
        </w:tc>
        <w:tc>
          <w:tcPr/>
          <w:p w:rsidR="00000000" w:rsidDel="00000000" w:rsidP="00000000" w:rsidRDefault="00000000" w:rsidRPr="00000000" w14:paraId="000004D6">
            <w:pPr>
              <w:widowControl w:val="0"/>
              <w:spacing w:line="240" w:lineRule="auto"/>
              <w:jc w:val="both"/>
              <w:rPr>
                <w:sz w:val="26"/>
                <w:szCs w:val="26"/>
              </w:rPr>
            </w:pPr>
            <w:r w:rsidDel="00000000" w:rsidR="00000000" w:rsidRPr="00000000">
              <w:rPr>
                <w:sz w:val="26"/>
                <w:szCs w:val="26"/>
                <w:rtl w:val="0"/>
              </w:rPr>
              <w:t xml:space="preserve">Time Spent Stats</w:t>
            </w:r>
          </w:p>
        </w:tc>
        <w:tc>
          <w:tcPr/>
          <w:p w:rsidR="00000000" w:rsidDel="00000000" w:rsidP="00000000" w:rsidRDefault="00000000" w:rsidRPr="00000000" w14:paraId="000004D7">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D8">
            <w:pPr>
              <w:widowControl w:val="0"/>
              <w:spacing w:line="240" w:lineRule="auto"/>
              <w:jc w:val="both"/>
              <w:rPr>
                <w:sz w:val="26"/>
                <w:szCs w:val="26"/>
              </w:rPr>
            </w:pPr>
            <w:r w:rsidDel="00000000" w:rsidR="00000000" w:rsidRPr="00000000">
              <w:rPr>
                <w:sz w:val="26"/>
                <w:szCs w:val="26"/>
                <w:rtl w:val="0"/>
              </w:rPr>
              <w:t xml:space="preserve">22</w:t>
            </w:r>
          </w:p>
        </w:tc>
        <w:tc>
          <w:tcPr/>
          <w:p w:rsidR="00000000" w:rsidDel="00000000" w:rsidP="00000000" w:rsidRDefault="00000000" w:rsidRPr="00000000" w14:paraId="000004D9">
            <w:pPr>
              <w:widowControl w:val="0"/>
              <w:spacing w:line="240" w:lineRule="auto"/>
              <w:jc w:val="both"/>
              <w:rPr>
                <w:sz w:val="26"/>
                <w:szCs w:val="26"/>
              </w:rPr>
            </w:pPr>
            <w:r w:rsidDel="00000000" w:rsidR="00000000" w:rsidRPr="00000000">
              <w:rPr>
                <w:sz w:val="26"/>
                <w:szCs w:val="26"/>
                <w:rtl w:val="0"/>
              </w:rPr>
              <w:t xml:space="preserve">Category Based Stats</w:t>
            </w:r>
          </w:p>
        </w:tc>
        <w:tc>
          <w:tcPr/>
          <w:p w:rsidR="00000000" w:rsidDel="00000000" w:rsidP="00000000" w:rsidRDefault="00000000" w:rsidRPr="00000000" w14:paraId="000004DA">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DB">
            <w:pPr>
              <w:widowControl w:val="0"/>
              <w:spacing w:line="240" w:lineRule="auto"/>
              <w:jc w:val="both"/>
              <w:rPr>
                <w:sz w:val="26"/>
                <w:szCs w:val="26"/>
              </w:rPr>
            </w:pPr>
            <w:r w:rsidDel="00000000" w:rsidR="00000000" w:rsidRPr="00000000">
              <w:rPr>
                <w:sz w:val="26"/>
                <w:szCs w:val="26"/>
                <w:rtl w:val="0"/>
              </w:rPr>
              <w:t xml:space="preserve">23</w:t>
            </w:r>
          </w:p>
        </w:tc>
        <w:tc>
          <w:tcPr/>
          <w:p w:rsidR="00000000" w:rsidDel="00000000" w:rsidP="00000000" w:rsidRDefault="00000000" w:rsidRPr="00000000" w14:paraId="000004DC">
            <w:pPr>
              <w:widowControl w:val="0"/>
              <w:spacing w:line="240" w:lineRule="auto"/>
              <w:jc w:val="both"/>
              <w:rPr>
                <w:sz w:val="26"/>
                <w:szCs w:val="26"/>
              </w:rPr>
            </w:pPr>
            <w:r w:rsidDel="00000000" w:rsidR="00000000" w:rsidRPr="00000000">
              <w:rPr>
                <w:sz w:val="26"/>
                <w:szCs w:val="26"/>
                <w:rtl w:val="0"/>
              </w:rPr>
              <w:t xml:space="preserve">Performance Logs</w:t>
            </w:r>
          </w:p>
        </w:tc>
        <w:tc>
          <w:tcPr/>
          <w:p w:rsidR="00000000" w:rsidDel="00000000" w:rsidP="00000000" w:rsidRDefault="00000000" w:rsidRPr="00000000" w14:paraId="000004DD">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DE">
            <w:pPr>
              <w:widowControl w:val="0"/>
              <w:spacing w:line="240" w:lineRule="auto"/>
              <w:jc w:val="both"/>
              <w:rPr>
                <w:sz w:val="26"/>
                <w:szCs w:val="26"/>
              </w:rPr>
            </w:pPr>
            <w:r w:rsidDel="00000000" w:rsidR="00000000" w:rsidRPr="00000000">
              <w:rPr>
                <w:sz w:val="26"/>
                <w:szCs w:val="26"/>
                <w:rtl w:val="0"/>
              </w:rPr>
              <w:t xml:space="preserve">24</w:t>
            </w:r>
          </w:p>
        </w:tc>
        <w:tc>
          <w:tcPr/>
          <w:p w:rsidR="00000000" w:rsidDel="00000000" w:rsidP="00000000" w:rsidRDefault="00000000" w:rsidRPr="00000000" w14:paraId="000004DF">
            <w:pPr>
              <w:widowControl w:val="0"/>
              <w:spacing w:line="240" w:lineRule="auto"/>
              <w:jc w:val="both"/>
              <w:rPr>
                <w:sz w:val="26"/>
                <w:szCs w:val="26"/>
              </w:rPr>
            </w:pPr>
            <w:r w:rsidDel="00000000" w:rsidR="00000000" w:rsidRPr="00000000">
              <w:rPr>
                <w:sz w:val="26"/>
                <w:szCs w:val="26"/>
                <w:rtl w:val="0"/>
              </w:rPr>
              <w:t xml:space="preserve">Comments</w:t>
            </w:r>
          </w:p>
        </w:tc>
        <w:tc>
          <w:tcPr/>
          <w:p w:rsidR="00000000" w:rsidDel="00000000" w:rsidP="00000000" w:rsidRDefault="00000000" w:rsidRPr="00000000" w14:paraId="000004E0">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E1">
            <w:pPr>
              <w:widowControl w:val="0"/>
              <w:spacing w:line="240" w:lineRule="auto"/>
              <w:jc w:val="both"/>
              <w:rPr>
                <w:sz w:val="26"/>
                <w:szCs w:val="26"/>
              </w:rPr>
            </w:pPr>
            <w:r w:rsidDel="00000000" w:rsidR="00000000" w:rsidRPr="00000000">
              <w:rPr>
                <w:sz w:val="26"/>
                <w:szCs w:val="26"/>
                <w:rtl w:val="0"/>
              </w:rPr>
              <w:t xml:space="preserve">25</w:t>
            </w:r>
          </w:p>
        </w:tc>
        <w:tc>
          <w:tcPr/>
          <w:p w:rsidR="00000000" w:rsidDel="00000000" w:rsidP="00000000" w:rsidRDefault="00000000" w:rsidRPr="00000000" w14:paraId="000004E2">
            <w:pPr>
              <w:widowControl w:val="0"/>
              <w:spacing w:line="240" w:lineRule="auto"/>
              <w:jc w:val="both"/>
              <w:rPr>
                <w:sz w:val="26"/>
                <w:szCs w:val="26"/>
              </w:rPr>
            </w:pPr>
            <w:r w:rsidDel="00000000" w:rsidR="00000000" w:rsidRPr="00000000">
              <w:rPr>
                <w:sz w:val="26"/>
                <w:szCs w:val="26"/>
                <w:rtl w:val="0"/>
              </w:rPr>
              <w:t xml:space="preserve">Admin</w:t>
            </w:r>
          </w:p>
        </w:tc>
        <w:tc>
          <w:tcPr/>
          <w:p w:rsidR="00000000" w:rsidDel="00000000" w:rsidP="00000000" w:rsidRDefault="00000000" w:rsidRPr="00000000" w14:paraId="000004E3">
            <w:pPr>
              <w:widowControl w:val="0"/>
              <w:spacing w:line="240" w:lineRule="auto"/>
              <w:jc w:val="both"/>
              <w:rPr>
                <w:sz w:val="26"/>
                <w:szCs w:val="26"/>
              </w:rPr>
            </w:pPr>
            <w:r w:rsidDel="00000000" w:rsidR="00000000" w:rsidRPr="00000000">
              <w:rPr>
                <w:sz w:val="26"/>
                <w:szCs w:val="26"/>
                <w:rtl w:val="0"/>
              </w:rPr>
              <w:t xml:space="preserve">1, 3, 5, 6</w:t>
            </w:r>
          </w:p>
        </w:tc>
      </w:tr>
      <w:tr>
        <w:trPr>
          <w:cantSplit w:val="0"/>
          <w:trHeight w:val="540" w:hRule="atLeast"/>
          <w:tblHeader w:val="0"/>
        </w:trPr>
        <w:tc>
          <w:tcPr/>
          <w:p w:rsidR="00000000" w:rsidDel="00000000" w:rsidP="00000000" w:rsidRDefault="00000000" w:rsidRPr="00000000" w14:paraId="000004E4">
            <w:pPr>
              <w:widowControl w:val="0"/>
              <w:spacing w:line="240" w:lineRule="auto"/>
              <w:jc w:val="both"/>
              <w:rPr>
                <w:sz w:val="26"/>
                <w:szCs w:val="26"/>
              </w:rPr>
            </w:pPr>
            <w:r w:rsidDel="00000000" w:rsidR="00000000" w:rsidRPr="00000000">
              <w:rPr>
                <w:sz w:val="26"/>
                <w:szCs w:val="26"/>
                <w:rtl w:val="0"/>
              </w:rPr>
              <w:t xml:space="preserve">26</w:t>
            </w:r>
          </w:p>
        </w:tc>
        <w:tc>
          <w:tcPr/>
          <w:p w:rsidR="00000000" w:rsidDel="00000000" w:rsidP="00000000" w:rsidRDefault="00000000" w:rsidRPr="00000000" w14:paraId="000004E5">
            <w:pPr>
              <w:widowControl w:val="0"/>
              <w:spacing w:line="240" w:lineRule="auto"/>
              <w:jc w:val="both"/>
              <w:rPr>
                <w:sz w:val="26"/>
                <w:szCs w:val="26"/>
              </w:rPr>
            </w:pPr>
            <w:r w:rsidDel="00000000" w:rsidR="00000000" w:rsidRPr="00000000">
              <w:rPr>
                <w:sz w:val="26"/>
                <w:szCs w:val="26"/>
                <w:rtl w:val="0"/>
              </w:rPr>
              <w:t xml:space="preserve">Productivity Meter</w:t>
            </w:r>
          </w:p>
        </w:tc>
        <w:tc>
          <w:tcPr/>
          <w:p w:rsidR="00000000" w:rsidDel="00000000" w:rsidP="00000000" w:rsidRDefault="00000000" w:rsidRPr="00000000" w14:paraId="000004E6">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E7">
            <w:pPr>
              <w:widowControl w:val="0"/>
              <w:spacing w:line="240" w:lineRule="auto"/>
              <w:jc w:val="both"/>
              <w:rPr>
                <w:sz w:val="26"/>
                <w:szCs w:val="26"/>
              </w:rPr>
            </w:pPr>
            <w:r w:rsidDel="00000000" w:rsidR="00000000" w:rsidRPr="00000000">
              <w:rPr>
                <w:sz w:val="26"/>
                <w:szCs w:val="26"/>
                <w:rtl w:val="0"/>
              </w:rPr>
              <w:t xml:space="preserve">27</w:t>
            </w:r>
          </w:p>
        </w:tc>
        <w:tc>
          <w:tcPr/>
          <w:p w:rsidR="00000000" w:rsidDel="00000000" w:rsidP="00000000" w:rsidRDefault="00000000" w:rsidRPr="00000000" w14:paraId="000004E8">
            <w:pPr>
              <w:widowControl w:val="0"/>
              <w:spacing w:line="240" w:lineRule="auto"/>
              <w:jc w:val="both"/>
              <w:rPr>
                <w:sz w:val="26"/>
                <w:szCs w:val="26"/>
              </w:rPr>
            </w:pPr>
            <w:r w:rsidDel="00000000" w:rsidR="00000000" w:rsidRPr="00000000">
              <w:rPr>
                <w:sz w:val="26"/>
                <w:szCs w:val="26"/>
                <w:rtl w:val="0"/>
              </w:rPr>
              <w:t xml:space="preserve">Timer</w:t>
            </w:r>
          </w:p>
        </w:tc>
        <w:tc>
          <w:tcPr/>
          <w:p w:rsidR="00000000" w:rsidDel="00000000" w:rsidP="00000000" w:rsidRDefault="00000000" w:rsidRPr="00000000" w14:paraId="000004E9">
            <w:pPr>
              <w:widowControl w:val="0"/>
              <w:spacing w:line="240" w:lineRule="auto"/>
              <w:jc w:val="both"/>
              <w:rPr>
                <w:sz w:val="26"/>
                <w:szCs w:val="26"/>
              </w:rPr>
            </w:pPr>
            <w:r w:rsidDel="00000000" w:rsidR="00000000" w:rsidRPr="00000000">
              <w:rPr>
                <w:sz w:val="26"/>
                <w:szCs w:val="26"/>
                <w:rtl w:val="0"/>
              </w:rPr>
              <w:t xml:space="preserve">4, 5</w:t>
            </w:r>
          </w:p>
        </w:tc>
      </w:tr>
      <w:tr>
        <w:trPr>
          <w:cantSplit w:val="0"/>
          <w:trHeight w:val="540" w:hRule="atLeast"/>
          <w:tblHeader w:val="0"/>
        </w:trPr>
        <w:tc>
          <w:tcPr/>
          <w:p w:rsidR="00000000" w:rsidDel="00000000" w:rsidP="00000000" w:rsidRDefault="00000000" w:rsidRPr="00000000" w14:paraId="000004EA">
            <w:pPr>
              <w:widowControl w:val="0"/>
              <w:spacing w:line="240" w:lineRule="auto"/>
              <w:jc w:val="both"/>
              <w:rPr>
                <w:sz w:val="26"/>
                <w:szCs w:val="26"/>
              </w:rPr>
            </w:pPr>
            <w:r w:rsidDel="00000000" w:rsidR="00000000" w:rsidRPr="00000000">
              <w:rPr>
                <w:sz w:val="26"/>
                <w:szCs w:val="26"/>
                <w:rtl w:val="0"/>
              </w:rPr>
              <w:t xml:space="preserve">28</w:t>
            </w:r>
          </w:p>
        </w:tc>
        <w:tc>
          <w:tcPr/>
          <w:p w:rsidR="00000000" w:rsidDel="00000000" w:rsidP="00000000" w:rsidRDefault="00000000" w:rsidRPr="00000000" w14:paraId="000004EB">
            <w:pPr>
              <w:widowControl w:val="0"/>
              <w:spacing w:line="240" w:lineRule="auto"/>
              <w:jc w:val="both"/>
              <w:rPr>
                <w:sz w:val="26"/>
                <w:szCs w:val="26"/>
              </w:rPr>
            </w:pPr>
            <w:r w:rsidDel="00000000" w:rsidR="00000000" w:rsidRPr="00000000">
              <w:rPr>
                <w:sz w:val="26"/>
                <w:szCs w:val="26"/>
                <w:rtl w:val="0"/>
              </w:rPr>
              <w:t xml:space="preserve">Notification </w:t>
            </w:r>
          </w:p>
        </w:tc>
        <w:tc>
          <w:tcPr/>
          <w:p w:rsidR="00000000" w:rsidDel="00000000" w:rsidP="00000000" w:rsidRDefault="00000000" w:rsidRPr="00000000" w14:paraId="000004EC">
            <w:pPr>
              <w:widowControl w:val="0"/>
              <w:spacing w:line="240" w:lineRule="auto"/>
              <w:jc w:val="both"/>
              <w:rPr>
                <w:sz w:val="26"/>
                <w:szCs w:val="26"/>
              </w:rPr>
            </w:pPr>
            <w:r w:rsidDel="00000000" w:rsidR="00000000" w:rsidRPr="00000000">
              <w:rPr>
                <w:sz w:val="26"/>
                <w:szCs w:val="26"/>
                <w:rtl w:val="0"/>
              </w:rPr>
              <w:t xml:space="preserve">1, 3, 5</w:t>
            </w:r>
          </w:p>
        </w:tc>
      </w:tr>
    </w:tbl>
    <w:p w:rsidR="00000000" w:rsidDel="00000000" w:rsidP="00000000" w:rsidRDefault="00000000" w:rsidRPr="00000000" w14:paraId="000004ED">
      <w:pPr>
        <w:spacing w:line="276" w:lineRule="auto"/>
        <w:jc w:val="both"/>
        <w:rPr>
          <w:sz w:val="26"/>
          <w:szCs w:val="26"/>
        </w:rPr>
      </w:pPr>
      <w:r w:rsidDel="00000000" w:rsidR="00000000" w:rsidRPr="00000000">
        <w:rPr>
          <w:rtl w:val="0"/>
        </w:rPr>
      </w:r>
    </w:p>
    <w:p w:rsidR="00000000" w:rsidDel="00000000" w:rsidP="00000000" w:rsidRDefault="00000000" w:rsidRPr="00000000" w14:paraId="000004EE">
      <w:pPr>
        <w:spacing w:line="276" w:lineRule="auto"/>
        <w:ind w:left="0" w:firstLine="0"/>
        <w:jc w:val="both"/>
        <w:rPr>
          <w:color w:val="4a86e8"/>
          <w:sz w:val="30"/>
          <w:szCs w:val="30"/>
        </w:rPr>
      </w:pPr>
      <w:r w:rsidDel="00000000" w:rsidR="00000000" w:rsidRPr="00000000">
        <w:rPr>
          <w:rtl w:val="0"/>
        </w:rPr>
      </w:r>
    </w:p>
    <w:p w:rsidR="00000000" w:rsidDel="00000000" w:rsidP="00000000" w:rsidRDefault="00000000" w:rsidRPr="00000000" w14:paraId="000004EF">
      <w:pPr>
        <w:spacing w:line="276" w:lineRule="auto"/>
        <w:ind w:left="0" w:firstLine="0"/>
        <w:jc w:val="both"/>
        <w:rPr>
          <w:color w:val="4a86e8"/>
          <w:sz w:val="30"/>
          <w:szCs w:val="30"/>
        </w:rPr>
      </w:pPr>
      <w:r w:rsidDel="00000000" w:rsidR="00000000" w:rsidRPr="00000000">
        <w:rPr>
          <w:rtl w:val="0"/>
        </w:rPr>
      </w:r>
    </w:p>
    <w:p w:rsidR="00000000" w:rsidDel="00000000" w:rsidP="00000000" w:rsidRDefault="00000000" w:rsidRPr="00000000" w14:paraId="000004F0">
      <w:pPr>
        <w:spacing w:line="276" w:lineRule="auto"/>
        <w:ind w:left="0" w:firstLine="0"/>
        <w:jc w:val="both"/>
        <w:rPr>
          <w:color w:val="4a86e8"/>
          <w:sz w:val="30"/>
          <w:szCs w:val="30"/>
        </w:rPr>
      </w:pPr>
      <w:r w:rsidDel="00000000" w:rsidR="00000000" w:rsidRPr="00000000">
        <w:rPr>
          <w:color w:val="4a86e8"/>
          <w:sz w:val="30"/>
          <w:szCs w:val="30"/>
          <w:rtl w:val="0"/>
        </w:rPr>
        <w:t xml:space="preserve">5.2.4 Selected Classes</w:t>
      </w:r>
    </w:p>
    <w:p w:rsidR="00000000" w:rsidDel="00000000" w:rsidP="00000000" w:rsidRDefault="00000000" w:rsidRPr="00000000" w14:paraId="000004F1">
      <w:pPr>
        <w:spacing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4F2">
      <w:pPr>
        <w:spacing w:line="276" w:lineRule="auto"/>
        <w:ind w:left="0" w:firstLine="0"/>
        <w:jc w:val="both"/>
        <w:rPr>
          <w:sz w:val="26"/>
          <w:szCs w:val="26"/>
        </w:rPr>
      </w:pPr>
      <w:r w:rsidDel="00000000" w:rsidR="00000000" w:rsidRPr="00000000">
        <w:rPr>
          <w:sz w:val="26"/>
          <w:szCs w:val="26"/>
          <w:rtl w:val="0"/>
        </w:rPr>
        <w:t xml:space="preserve">These are  main and central classes in this system: </w:t>
      </w:r>
    </w:p>
    <w:p w:rsidR="00000000" w:rsidDel="00000000" w:rsidP="00000000" w:rsidRDefault="00000000" w:rsidRPr="00000000" w14:paraId="000004F3">
      <w:pPr>
        <w:spacing w:line="276" w:lineRule="auto"/>
        <w:jc w:val="both"/>
        <w:rPr>
          <w:color w:val="4a86e8"/>
          <w:sz w:val="28"/>
          <w:szCs w:val="28"/>
        </w:rPr>
      </w:pPr>
      <w:r w:rsidDel="00000000" w:rsidR="00000000" w:rsidRPr="00000000">
        <w:rPr>
          <w:rtl w:val="0"/>
        </w:rPr>
      </w:r>
    </w:p>
    <w:tbl>
      <w:tblPr>
        <w:tblStyle w:val="Table5"/>
        <w:tblW w:w="4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tblGridChange w:id="0">
          <w:tblGrid>
            <w:gridCol w:w="4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b w:val="1"/>
                <w:sz w:val="28"/>
                <w:szCs w:val="28"/>
              </w:rPr>
            </w:pPr>
            <w:r w:rsidDel="00000000" w:rsidR="00000000" w:rsidRPr="00000000">
              <w:rPr>
                <w:b w:val="1"/>
                <w:sz w:val="28"/>
                <w:szCs w:val="28"/>
                <w:rtl w:val="0"/>
              </w:rPr>
              <w:t xml:space="preserve">Selected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sz w:val="28"/>
                <w:szCs w:val="28"/>
              </w:rPr>
            </w:pPr>
            <w:r w:rsidDel="00000000" w:rsidR="00000000" w:rsidRPr="00000000">
              <w:rPr>
                <w:sz w:val="28"/>
                <w:szCs w:val="28"/>
                <w:rtl w:val="0"/>
              </w:rPr>
              <w:t xml:space="preserve">User</w:t>
            </w:r>
          </w:p>
          <w:p w:rsidR="00000000" w:rsidDel="00000000" w:rsidP="00000000" w:rsidRDefault="00000000" w:rsidRPr="00000000" w14:paraId="000004F6">
            <w:pPr>
              <w:widowControl w:val="0"/>
              <w:spacing w:line="240" w:lineRule="auto"/>
              <w:rPr>
                <w:sz w:val="28"/>
                <w:szCs w:val="28"/>
              </w:rPr>
            </w:pPr>
            <w:r w:rsidDel="00000000" w:rsidR="00000000" w:rsidRPr="00000000">
              <w:rPr>
                <w:sz w:val="28"/>
                <w:szCs w:val="28"/>
                <w:rtl w:val="0"/>
              </w:rPr>
              <w:t xml:space="preserve">(Student,Teacher,Manager,Employee,Working Professional,Other)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sz w:val="28"/>
                <w:szCs w:val="28"/>
              </w:rPr>
            </w:pPr>
            <w:r w:rsidDel="00000000" w:rsidR="00000000" w:rsidRPr="00000000">
              <w:rPr>
                <w:sz w:val="28"/>
                <w:szCs w:val="28"/>
                <w:rtl w:val="0"/>
              </w:rPr>
              <w:t xml:space="preserve">Task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both"/>
              <w:rPr>
                <w:sz w:val="26"/>
                <w:szCs w:val="26"/>
              </w:rPr>
            </w:pPr>
            <w:r w:rsidDel="00000000" w:rsidR="00000000" w:rsidRPr="00000000">
              <w:rPr>
                <w:sz w:val="26"/>
                <w:szCs w:val="26"/>
                <w:rtl w:val="0"/>
              </w:rPr>
              <w:t xml:space="preserve">Progress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jc w:val="both"/>
              <w:rPr>
                <w:sz w:val="26"/>
                <w:szCs w:val="26"/>
              </w:rPr>
            </w:pPr>
            <w:r w:rsidDel="00000000" w:rsidR="00000000" w:rsidRPr="00000000">
              <w:rPr>
                <w:sz w:val="26"/>
                <w:szCs w:val="26"/>
                <w:rtl w:val="0"/>
              </w:rPr>
              <w:t xml:space="preserve">Performance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both"/>
              <w:rPr>
                <w:sz w:val="26"/>
                <w:szCs w:val="26"/>
              </w:rPr>
            </w:pPr>
            <w:r w:rsidDel="00000000" w:rsidR="00000000" w:rsidRPr="00000000">
              <w:rPr>
                <w:sz w:val="26"/>
                <w:szCs w:val="26"/>
                <w:rtl w:val="0"/>
              </w:rPr>
              <w:t xml:space="preserve">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sz w:val="28"/>
                <w:szCs w:val="28"/>
              </w:rPr>
            </w:pPr>
            <w:r w:rsidDel="00000000" w:rsidR="00000000" w:rsidRPr="00000000">
              <w:rPr>
                <w:sz w:val="28"/>
                <w:szCs w:val="28"/>
                <w:rtl w:val="0"/>
              </w:rPr>
              <w:t xml:space="preserve">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sz w:val="28"/>
                <w:szCs w:val="28"/>
              </w:rPr>
            </w:pPr>
            <w:r w:rsidDel="00000000" w:rsidR="00000000" w:rsidRPr="00000000">
              <w:rPr>
                <w:sz w:val="28"/>
                <w:szCs w:val="28"/>
                <w:rtl w:val="0"/>
              </w:rPr>
              <w:t xml:space="preserve">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sz w:val="28"/>
                <w:szCs w:val="28"/>
              </w:rPr>
            </w:pPr>
            <w:r w:rsidDel="00000000" w:rsidR="00000000" w:rsidRPr="00000000">
              <w:rPr>
                <w:sz w:val="28"/>
                <w:szCs w:val="28"/>
                <w:rtl w:val="0"/>
              </w:rPr>
              <w:t xml:space="preserve">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sz w:val="28"/>
                <w:szCs w:val="28"/>
              </w:rPr>
            </w:pPr>
            <w:r w:rsidDel="00000000" w:rsidR="00000000" w:rsidRPr="00000000">
              <w:rPr>
                <w:sz w:val="28"/>
                <w:szCs w:val="28"/>
                <w:rtl w:val="0"/>
              </w:rPr>
              <w:t xml:space="preserve">Analytics Engine</w:t>
            </w:r>
          </w:p>
          <w:p w:rsidR="00000000" w:rsidDel="00000000" w:rsidP="00000000" w:rsidRDefault="00000000" w:rsidRPr="00000000" w14:paraId="000004FF">
            <w:pPr>
              <w:widowControl w:val="0"/>
              <w:spacing w:line="240" w:lineRule="auto"/>
              <w:rPr>
                <w:sz w:val="28"/>
                <w:szCs w:val="28"/>
              </w:rPr>
            </w:pPr>
            <w:r w:rsidDel="00000000" w:rsidR="00000000" w:rsidRPr="00000000">
              <w:rPr>
                <w:sz w:val="28"/>
                <w:szCs w:val="28"/>
                <w:rtl w:val="0"/>
              </w:rPr>
              <w:t xml:space="preserve">(Session Analytics, Progress Analytics, Performance Analytics,Efficiency Analytics)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sz w:val="28"/>
                <w:szCs w:val="28"/>
              </w:rPr>
            </w:pPr>
            <w:r w:rsidDel="00000000" w:rsidR="00000000" w:rsidRPr="00000000">
              <w:rPr>
                <w:sz w:val="28"/>
                <w:szCs w:val="28"/>
                <w:rtl w:val="0"/>
              </w:rPr>
              <w:t xml:space="preserve">System Services</w:t>
            </w:r>
          </w:p>
          <w:p w:rsidR="00000000" w:rsidDel="00000000" w:rsidP="00000000" w:rsidRDefault="00000000" w:rsidRPr="00000000" w14:paraId="00000501">
            <w:pPr>
              <w:widowControl w:val="0"/>
              <w:spacing w:line="240" w:lineRule="auto"/>
              <w:rPr>
                <w:sz w:val="28"/>
                <w:szCs w:val="28"/>
              </w:rPr>
            </w:pPr>
            <w:r w:rsidDel="00000000" w:rsidR="00000000" w:rsidRPr="00000000">
              <w:rPr>
                <w:sz w:val="28"/>
                <w:szCs w:val="28"/>
                <w:rtl w:val="0"/>
              </w:rPr>
              <w:t xml:space="preserve">(Date Time Service, Reporting Service, Visualization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sz w:val="28"/>
                <w:szCs w:val="28"/>
              </w:rPr>
            </w:pPr>
            <w:r w:rsidDel="00000000" w:rsidR="00000000" w:rsidRPr="00000000">
              <w:rPr>
                <w:sz w:val="28"/>
                <w:szCs w:val="28"/>
                <w:rtl w:val="0"/>
              </w:rPr>
              <w:t xml:space="preserve">Collaboration Engine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sz w:val="28"/>
                <w:szCs w:val="28"/>
              </w:rPr>
            </w:pPr>
            <w:r w:rsidDel="00000000" w:rsidR="00000000" w:rsidRPr="00000000">
              <w:rPr>
                <w:sz w:val="28"/>
                <w:szCs w:val="28"/>
                <w:rtl w:val="0"/>
              </w:rPr>
              <w:t xml:space="preserve">Statistics Engine </w:t>
            </w:r>
          </w:p>
        </w:tc>
      </w:tr>
    </w:tbl>
    <w:p w:rsidR="00000000" w:rsidDel="00000000" w:rsidP="00000000" w:rsidRDefault="00000000" w:rsidRPr="00000000" w14:paraId="00000504">
      <w:pPr>
        <w:spacing w:line="276" w:lineRule="auto"/>
        <w:jc w:val="both"/>
        <w:rPr>
          <w:sz w:val="26"/>
          <w:szCs w:val="26"/>
        </w:rPr>
      </w:pPr>
      <w:r w:rsidDel="00000000" w:rsidR="00000000" w:rsidRPr="00000000">
        <w:rPr>
          <w:rtl w:val="0"/>
        </w:rPr>
      </w:r>
    </w:p>
    <w:p w:rsidR="00000000" w:rsidDel="00000000" w:rsidP="00000000" w:rsidRDefault="00000000" w:rsidRPr="00000000" w14:paraId="00000505">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506">
      <w:pPr>
        <w:spacing w:line="276" w:lineRule="auto"/>
        <w:jc w:val="both"/>
        <w:rPr>
          <w:color w:val="4a86e8"/>
          <w:sz w:val="30"/>
          <w:szCs w:val="30"/>
        </w:rPr>
      </w:pPr>
      <w:r w:rsidDel="00000000" w:rsidR="00000000" w:rsidRPr="00000000">
        <w:rPr>
          <w:color w:val="4a86e8"/>
          <w:sz w:val="30"/>
          <w:szCs w:val="30"/>
          <w:rtl w:val="0"/>
        </w:rPr>
        <w:t xml:space="preserve">5.3 Class-Card</w:t>
      </w:r>
    </w:p>
    <w:p w:rsidR="00000000" w:rsidDel="00000000" w:rsidP="00000000" w:rsidRDefault="00000000" w:rsidRPr="00000000" w14:paraId="00000507">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508">
      <w:pPr>
        <w:pStyle w:val="Heading3"/>
        <w:keepNext w:val="0"/>
        <w:keepLines w:val="0"/>
        <w:spacing w:before="280" w:line="276" w:lineRule="auto"/>
        <w:jc w:val="both"/>
        <w:rPr>
          <w:b w:val="1"/>
          <w:color w:val="000000"/>
          <w:sz w:val="26"/>
          <w:szCs w:val="26"/>
        </w:rPr>
      </w:pPr>
      <w:bookmarkStart w:colFirst="0" w:colLast="0" w:name="_rbr1jppygy8i" w:id="12"/>
      <w:bookmarkEnd w:id="12"/>
      <w:r w:rsidDel="00000000" w:rsidR="00000000" w:rsidRPr="00000000">
        <w:rPr>
          <w:b w:val="1"/>
          <w:color w:val="000000"/>
          <w:sz w:val="26"/>
          <w:szCs w:val="26"/>
          <w:rtl w:val="0"/>
        </w:rPr>
        <w:t xml:space="preserve">1. User</w:t>
      </w:r>
    </w:p>
    <w:p w:rsidR="00000000" w:rsidDel="00000000" w:rsidP="00000000" w:rsidRDefault="00000000" w:rsidRPr="00000000" w14:paraId="00000509">
      <w:pPr>
        <w:numPr>
          <w:ilvl w:val="0"/>
          <w:numId w:val="9"/>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0A">
      <w:pPr>
        <w:numPr>
          <w:ilvl w:val="1"/>
          <w:numId w:val="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userId</w:t>
      </w:r>
      <w:r w:rsidDel="00000000" w:rsidR="00000000" w:rsidRPr="00000000">
        <w:rPr>
          <w:sz w:val="26"/>
          <w:szCs w:val="26"/>
          <w:rtl w:val="0"/>
        </w:rPr>
        <w:t xml:space="preserve"> (ObjectId) - Unique identifier for the user.</w:t>
      </w:r>
    </w:p>
    <w:p w:rsidR="00000000" w:rsidDel="00000000" w:rsidP="00000000" w:rsidRDefault="00000000" w:rsidRPr="00000000" w14:paraId="0000050B">
      <w:pPr>
        <w:numPr>
          <w:ilvl w:val="1"/>
          <w:numId w:val="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userName</w:t>
      </w:r>
      <w:r w:rsidDel="00000000" w:rsidR="00000000" w:rsidRPr="00000000">
        <w:rPr>
          <w:sz w:val="26"/>
          <w:szCs w:val="26"/>
          <w:rtl w:val="0"/>
        </w:rPr>
        <w:t xml:space="preserve"> (String) - Name of the user.</w:t>
      </w:r>
    </w:p>
    <w:p w:rsidR="00000000" w:rsidDel="00000000" w:rsidP="00000000" w:rsidRDefault="00000000" w:rsidRPr="00000000" w14:paraId="0000050C">
      <w:pPr>
        <w:numPr>
          <w:ilvl w:val="1"/>
          <w:numId w:val="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userEmail</w:t>
      </w:r>
      <w:r w:rsidDel="00000000" w:rsidR="00000000" w:rsidRPr="00000000">
        <w:rPr>
          <w:sz w:val="26"/>
          <w:szCs w:val="26"/>
          <w:rtl w:val="0"/>
        </w:rPr>
        <w:t xml:space="preserve"> (String) - Email of the user.</w:t>
      </w:r>
    </w:p>
    <w:p w:rsidR="00000000" w:rsidDel="00000000" w:rsidP="00000000" w:rsidRDefault="00000000" w:rsidRPr="00000000" w14:paraId="0000050D">
      <w:pPr>
        <w:numPr>
          <w:ilvl w:val="1"/>
          <w:numId w:val="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password</w:t>
      </w:r>
      <w:r w:rsidDel="00000000" w:rsidR="00000000" w:rsidRPr="00000000">
        <w:rPr>
          <w:sz w:val="26"/>
          <w:szCs w:val="26"/>
          <w:rtl w:val="0"/>
        </w:rPr>
        <w:t xml:space="preserve"> (String) - Password for the user's account.</w:t>
      </w:r>
    </w:p>
    <w:p w:rsidR="00000000" w:rsidDel="00000000" w:rsidP="00000000" w:rsidRDefault="00000000" w:rsidRPr="00000000" w14:paraId="0000050E">
      <w:pPr>
        <w:numPr>
          <w:ilvl w:val="1"/>
          <w:numId w:val="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shortBioData</w:t>
      </w:r>
      <w:r w:rsidDel="00000000" w:rsidR="00000000" w:rsidRPr="00000000">
        <w:rPr>
          <w:sz w:val="26"/>
          <w:szCs w:val="26"/>
          <w:rtl w:val="0"/>
        </w:rPr>
        <w:t xml:space="preserve"> (String) - Short biography or description of the user.</w:t>
      </w:r>
    </w:p>
    <w:p w:rsidR="00000000" w:rsidDel="00000000" w:rsidP="00000000" w:rsidRDefault="00000000" w:rsidRPr="00000000" w14:paraId="0000050F">
      <w:pPr>
        <w:numPr>
          <w:ilvl w:val="1"/>
          <w:numId w:val="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role</w:t>
      </w:r>
      <w:r w:rsidDel="00000000" w:rsidR="00000000" w:rsidRPr="00000000">
        <w:rPr>
          <w:sz w:val="26"/>
          <w:szCs w:val="26"/>
          <w:rtl w:val="0"/>
        </w:rPr>
        <w:t xml:space="preserve"> (String) - Role of the user (e.g., student, teacher).</w:t>
      </w:r>
    </w:p>
    <w:p w:rsidR="00000000" w:rsidDel="00000000" w:rsidP="00000000" w:rsidRDefault="00000000" w:rsidRPr="00000000" w14:paraId="00000510">
      <w:pPr>
        <w:numPr>
          <w:ilvl w:val="1"/>
          <w:numId w:val="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userStatus</w:t>
      </w:r>
      <w:r w:rsidDel="00000000" w:rsidR="00000000" w:rsidRPr="00000000">
        <w:rPr>
          <w:sz w:val="26"/>
          <w:szCs w:val="26"/>
          <w:rtl w:val="0"/>
        </w:rPr>
        <w:t xml:space="preserve"> (String) - Active or inactive status of the user.</w:t>
      </w:r>
    </w:p>
    <w:p w:rsidR="00000000" w:rsidDel="00000000" w:rsidP="00000000" w:rsidRDefault="00000000" w:rsidRPr="00000000" w14:paraId="00000511">
      <w:pPr>
        <w:numPr>
          <w:ilvl w:val="1"/>
          <w:numId w:val="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accountVisibility</w:t>
      </w:r>
      <w:r w:rsidDel="00000000" w:rsidR="00000000" w:rsidRPr="00000000">
        <w:rPr>
          <w:sz w:val="26"/>
          <w:szCs w:val="26"/>
          <w:rtl w:val="0"/>
        </w:rPr>
        <w:t xml:space="preserve">(String) - Account can set visibility</w:t>
      </w:r>
    </w:p>
    <w:p w:rsidR="00000000" w:rsidDel="00000000" w:rsidP="00000000" w:rsidRDefault="00000000" w:rsidRPr="00000000" w14:paraId="00000512">
      <w:pPr>
        <w:numPr>
          <w:ilvl w:val="1"/>
          <w:numId w:val="9"/>
        </w:numPr>
        <w:spacing w:after="240" w:before="0" w:beforeAutospacing="0" w:line="276" w:lineRule="auto"/>
        <w:ind w:left="1440" w:hanging="360"/>
        <w:rPr>
          <w:sz w:val="26"/>
          <w:szCs w:val="26"/>
        </w:rPr>
      </w:pPr>
      <w:r w:rsidDel="00000000" w:rsidR="00000000" w:rsidRPr="00000000">
        <w:rPr>
          <w:b w:val="1"/>
          <w:sz w:val="26"/>
          <w:szCs w:val="26"/>
          <w:rtl w:val="0"/>
        </w:rPr>
        <w:t xml:space="preserve">usersFollowing</w:t>
      </w:r>
      <w:r w:rsidDel="00000000" w:rsidR="00000000" w:rsidRPr="00000000">
        <w:rPr>
          <w:sz w:val="26"/>
          <w:szCs w:val="26"/>
          <w:rtl w:val="0"/>
        </w:rPr>
        <w:t xml:space="preserve"> (Set of Strings) - Users being followed by this user.</w:t>
      </w:r>
    </w:p>
    <w:p w:rsidR="00000000" w:rsidDel="00000000" w:rsidP="00000000" w:rsidRDefault="00000000" w:rsidRPr="00000000" w14:paraId="00000513">
      <w:pPr>
        <w:spacing w:after="240" w:before="240" w:line="276" w:lineRule="auto"/>
        <w:ind w:left="1440" w:firstLine="0"/>
        <w:rPr>
          <w:sz w:val="26"/>
          <w:szCs w:val="26"/>
        </w:rPr>
      </w:pPr>
      <w:r w:rsidDel="00000000" w:rsidR="00000000" w:rsidRPr="00000000">
        <w:rPr>
          <w:rtl w:val="0"/>
        </w:rPr>
      </w:r>
    </w:p>
    <w:p w:rsidR="00000000" w:rsidDel="00000000" w:rsidP="00000000" w:rsidRDefault="00000000" w:rsidRPr="00000000" w14:paraId="00000514">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515">
      <w:pPr>
        <w:numPr>
          <w:ilvl w:val="0"/>
          <w:numId w:val="9"/>
        </w:numPr>
        <w:spacing w:after="0" w:afterAutospacing="0" w:before="24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16">
      <w:pPr>
        <w:numPr>
          <w:ilvl w:val="1"/>
          <w:numId w:val="9"/>
        </w:numPr>
        <w:spacing w:after="0" w:afterAutospacing="0" w:before="0" w:beforeAutospacing="0" w:line="276" w:lineRule="auto"/>
        <w:ind w:left="1440" w:hanging="360"/>
      </w:pPr>
      <w:r w:rsidDel="00000000" w:rsidR="00000000" w:rsidRPr="00000000">
        <w:rPr>
          <w:b w:val="1"/>
          <w:sz w:val="26"/>
          <w:szCs w:val="26"/>
          <w:rtl w:val="0"/>
        </w:rPr>
        <w:t xml:space="preserve">initiateRegistration()</w:t>
      </w:r>
    </w:p>
    <w:p w:rsidR="00000000" w:rsidDel="00000000" w:rsidP="00000000" w:rsidRDefault="00000000" w:rsidRPr="00000000" w14:paraId="00000517">
      <w:pPr>
        <w:numPr>
          <w:ilvl w:val="1"/>
          <w:numId w:val="9"/>
        </w:numPr>
        <w:spacing w:after="0" w:afterAutospacing="0" w:before="0" w:beforeAutospacing="0" w:line="276" w:lineRule="auto"/>
        <w:ind w:left="1440" w:hanging="360"/>
      </w:pPr>
      <w:r w:rsidDel="00000000" w:rsidR="00000000" w:rsidRPr="00000000">
        <w:rPr>
          <w:b w:val="1"/>
          <w:sz w:val="26"/>
          <w:szCs w:val="26"/>
          <w:rtl w:val="0"/>
        </w:rPr>
        <w:t xml:space="preserve">completeRegistration()</w:t>
      </w:r>
    </w:p>
    <w:p w:rsidR="00000000" w:rsidDel="00000000" w:rsidP="00000000" w:rsidRDefault="00000000" w:rsidRPr="00000000" w14:paraId="00000518">
      <w:pPr>
        <w:numPr>
          <w:ilvl w:val="1"/>
          <w:numId w:val="9"/>
        </w:numPr>
        <w:spacing w:after="0" w:afterAutospacing="0" w:before="0" w:beforeAutospacing="0" w:line="276" w:lineRule="auto"/>
        <w:ind w:left="1440" w:hanging="360"/>
      </w:pPr>
      <w:r w:rsidDel="00000000" w:rsidR="00000000" w:rsidRPr="00000000">
        <w:rPr>
          <w:b w:val="1"/>
          <w:sz w:val="26"/>
          <w:szCs w:val="26"/>
          <w:rtl w:val="0"/>
        </w:rPr>
        <w:t xml:space="preserve">userLogin()</w:t>
      </w:r>
    </w:p>
    <w:p w:rsidR="00000000" w:rsidDel="00000000" w:rsidP="00000000" w:rsidRDefault="00000000" w:rsidRPr="00000000" w14:paraId="00000519">
      <w:pPr>
        <w:numPr>
          <w:ilvl w:val="1"/>
          <w:numId w:val="9"/>
        </w:numPr>
        <w:spacing w:after="0" w:afterAutospacing="0" w:before="0" w:beforeAutospacing="0" w:line="276" w:lineRule="auto"/>
        <w:ind w:left="1440" w:hanging="360"/>
      </w:pPr>
      <w:r w:rsidDel="00000000" w:rsidR="00000000" w:rsidRPr="00000000">
        <w:rPr>
          <w:b w:val="1"/>
          <w:sz w:val="26"/>
          <w:szCs w:val="26"/>
          <w:rtl w:val="0"/>
        </w:rPr>
        <w:t xml:space="preserve">forgotUserCredentials()</w:t>
      </w:r>
    </w:p>
    <w:p w:rsidR="00000000" w:rsidDel="00000000" w:rsidP="00000000" w:rsidRDefault="00000000" w:rsidRPr="00000000" w14:paraId="0000051A">
      <w:pPr>
        <w:numPr>
          <w:ilvl w:val="1"/>
          <w:numId w:val="9"/>
        </w:numPr>
        <w:spacing w:after="0" w:afterAutospacing="0" w:before="0" w:beforeAutospacing="0" w:line="276" w:lineRule="auto"/>
        <w:ind w:left="1440" w:hanging="360"/>
      </w:pPr>
      <w:r w:rsidDel="00000000" w:rsidR="00000000" w:rsidRPr="00000000">
        <w:rPr>
          <w:b w:val="1"/>
          <w:sz w:val="26"/>
          <w:szCs w:val="26"/>
          <w:rtl w:val="0"/>
        </w:rPr>
        <w:t xml:space="preserve">forgottenAccountVerification()</w:t>
      </w:r>
    </w:p>
    <w:p w:rsidR="00000000" w:rsidDel="00000000" w:rsidP="00000000" w:rsidRDefault="00000000" w:rsidRPr="00000000" w14:paraId="0000051B">
      <w:pPr>
        <w:numPr>
          <w:ilvl w:val="1"/>
          <w:numId w:val="9"/>
        </w:numPr>
        <w:spacing w:after="0" w:afterAutospacing="0" w:before="0" w:beforeAutospacing="0" w:line="276" w:lineRule="auto"/>
        <w:ind w:left="1440" w:hanging="360"/>
      </w:pPr>
      <w:r w:rsidDel="00000000" w:rsidR="00000000" w:rsidRPr="00000000">
        <w:rPr>
          <w:b w:val="1"/>
          <w:sz w:val="26"/>
          <w:szCs w:val="26"/>
          <w:rtl w:val="0"/>
        </w:rPr>
        <w:t xml:space="preserve">getUserDetails()</w:t>
      </w:r>
    </w:p>
    <w:p w:rsidR="00000000" w:rsidDel="00000000" w:rsidP="00000000" w:rsidRDefault="00000000" w:rsidRPr="00000000" w14:paraId="0000051C">
      <w:pPr>
        <w:numPr>
          <w:ilvl w:val="1"/>
          <w:numId w:val="9"/>
        </w:numPr>
        <w:spacing w:after="0" w:afterAutospacing="0" w:before="0" w:beforeAutospacing="0" w:line="276" w:lineRule="auto"/>
        <w:ind w:left="1440" w:hanging="360"/>
      </w:pPr>
      <w:r w:rsidDel="00000000" w:rsidR="00000000" w:rsidRPr="00000000">
        <w:rPr>
          <w:b w:val="1"/>
          <w:sz w:val="26"/>
          <w:szCs w:val="26"/>
          <w:rtl w:val="0"/>
        </w:rPr>
        <w:t xml:space="preserve">getUsersPersonalAccountDetails()</w:t>
      </w:r>
    </w:p>
    <w:p w:rsidR="00000000" w:rsidDel="00000000" w:rsidP="00000000" w:rsidRDefault="00000000" w:rsidRPr="00000000" w14:paraId="0000051D">
      <w:pPr>
        <w:numPr>
          <w:ilvl w:val="1"/>
          <w:numId w:val="9"/>
        </w:numPr>
        <w:spacing w:after="0" w:afterAutospacing="0" w:before="0" w:beforeAutospacing="0" w:line="276" w:lineRule="auto"/>
        <w:ind w:left="1440" w:hanging="360"/>
      </w:pPr>
      <w:r w:rsidDel="00000000" w:rsidR="00000000" w:rsidRPr="00000000">
        <w:rPr>
          <w:b w:val="1"/>
          <w:sz w:val="26"/>
          <w:szCs w:val="26"/>
          <w:rtl w:val="0"/>
        </w:rPr>
        <w:t xml:space="preserve">updateUserAccountDetails()</w:t>
      </w:r>
    </w:p>
    <w:p w:rsidR="00000000" w:rsidDel="00000000" w:rsidP="00000000" w:rsidRDefault="00000000" w:rsidRPr="00000000" w14:paraId="0000051E">
      <w:pPr>
        <w:numPr>
          <w:ilvl w:val="1"/>
          <w:numId w:val="9"/>
        </w:numPr>
        <w:spacing w:after="0" w:afterAutospacing="0" w:before="0" w:beforeAutospacing="0" w:line="276" w:lineRule="auto"/>
        <w:ind w:left="1440" w:hanging="360"/>
      </w:pPr>
      <w:r w:rsidDel="00000000" w:rsidR="00000000" w:rsidRPr="00000000">
        <w:rPr>
          <w:b w:val="1"/>
          <w:sz w:val="26"/>
          <w:szCs w:val="26"/>
          <w:rtl w:val="0"/>
        </w:rPr>
        <w:t xml:space="preserve">getAllNotifications()</w:t>
      </w:r>
    </w:p>
    <w:p w:rsidR="00000000" w:rsidDel="00000000" w:rsidP="00000000" w:rsidRDefault="00000000" w:rsidRPr="00000000" w14:paraId="0000051F">
      <w:pPr>
        <w:numPr>
          <w:ilvl w:val="1"/>
          <w:numId w:val="9"/>
        </w:numPr>
        <w:spacing w:after="0" w:afterAutospacing="0" w:before="0" w:beforeAutospacing="0" w:line="276" w:lineRule="auto"/>
        <w:ind w:left="1440" w:hanging="360"/>
      </w:pPr>
      <w:r w:rsidDel="00000000" w:rsidR="00000000" w:rsidRPr="00000000">
        <w:rPr>
          <w:b w:val="1"/>
          <w:sz w:val="26"/>
          <w:szCs w:val="26"/>
          <w:rtl w:val="0"/>
        </w:rPr>
        <w:t xml:space="preserve">getSearchResult()</w:t>
      </w:r>
    </w:p>
    <w:p w:rsidR="00000000" w:rsidDel="00000000" w:rsidP="00000000" w:rsidRDefault="00000000" w:rsidRPr="00000000" w14:paraId="00000520">
      <w:pPr>
        <w:numPr>
          <w:ilvl w:val="1"/>
          <w:numId w:val="9"/>
        </w:numPr>
        <w:spacing w:after="240" w:before="0" w:beforeAutospacing="0" w:line="276" w:lineRule="auto"/>
        <w:ind w:left="1440" w:hanging="360"/>
      </w:pPr>
      <w:r w:rsidDel="00000000" w:rsidR="00000000" w:rsidRPr="00000000">
        <w:rPr>
          <w:b w:val="1"/>
          <w:sz w:val="26"/>
          <w:szCs w:val="26"/>
          <w:rtl w:val="0"/>
        </w:rPr>
        <w:t xml:space="preserve">followOrUnfollowUser()</w:t>
      </w:r>
    </w:p>
    <w:p w:rsidR="00000000" w:rsidDel="00000000" w:rsidP="00000000" w:rsidRDefault="00000000" w:rsidRPr="00000000" w14:paraId="00000521">
      <w:pPr>
        <w:spacing w:after="240" w:before="240" w:line="276" w:lineRule="auto"/>
        <w:ind w:left="1440" w:hanging="360"/>
        <w:rPr>
          <w:b w:val="1"/>
          <w:sz w:val="26"/>
          <w:szCs w:val="26"/>
        </w:rPr>
      </w:pPr>
      <w:r w:rsidDel="00000000" w:rsidR="00000000" w:rsidRPr="00000000">
        <w:rPr>
          <w:rtl w:val="0"/>
        </w:rPr>
      </w:r>
    </w:p>
    <w:p w:rsidR="00000000" w:rsidDel="00000000" w:rsidP="00000000" w:rsidRDefault="00000000" w:rsidRPr="00000000" w14:paraId="00000522">
      <w:pPr>
        <w:spacing w:after="240" w:before="240" w:line="276" w:lineRule="auto"/>
        <w:ind w:left="0" w:firstLine="0"/>
        <w:rPr>
          <w:b w:val="1"/>
          <w:sz w:val="26"/>
          <w:szCs w:val="26"/>
        </w:rPr>
      </w:pPr>
      <w:r w:rsidDel="00000000" w:rsidR="00000000" w:rsidRPr="00000000">
        <w:rPr>
          <w:rtl w:val="0"/>
        </w:rPr>
      </w:r>
    </w:p>
    <w:p w:rsidR="00000000" w:rsidDel="00000000" w:rsidP="00000000" w:rsidRDefault="00000000" w:rsidRPr="00000000" w14:paraId="00000523">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524">
      <w:pPr>
        <w:pStyle w:val="Heading3"/>
        <w:keepNext w:val="0"/>
        <w:keepLines w:val="0"/>
        <w:spacing w:before="280" w:line="276" w:lineRule="auto"/>
        <w:jc w:val="both"/>
        <w:rPr>
          <w:b w:val="1"/>
          <w:color w:val="000000"/>
          <w:sz w:val="26"/>
          <w:szCs w:val="26"/>
        </w:rPr>
      </w:pPr>
      <w:bookmarkStart w:colFirst="0" w:colLast="0" w:name="_47t1nxykav30" w:id="13"/>
      <w:bookmarkEnd w:id="13"/>
      <w:r w:rsidDel="00000000" w:rsidR="00000000" w:rsidRPr="00000000">
        <w:rPr>
          <w:b w:val="1"/>
          <w:color w:val="000000"/>
          <w:sz w:val="26"/>
          <w:szCs w:val="26"/>
          <w:rtl w:val="0"/>
        </w:rPr>
        <w:t xml:space="preserve">2. Task</w:t>
      </w:r>
    </w:p>
    <w:p w:rsidR="00000000" w:rsidDel="00000000" w:rsidP="00000000" w:rsidRDefault="00000000" w:rsidRPr="00000000" w14:paraId="00000525">
      <w:pPr>
        <w:numPr>
          <w:ilvl w:val="0"/>
          <w:numId w:val="28"/>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526">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taskId (ObjectId)</w:t>
      </w:r>
      <w:r w:rsidDel="00000000" w:rsidR="00000000" w:rsidRPr="00000000">
        <w:rPr>
          <w:sz w:val="26"/>
          <w:szCs w:val="26"/>
          <w:rtl w:val="0"/>
        </w:rPr>
        <w:t xml:space="preserve"> - Unique identifier for the task.</w:t>
      </w:r>
    </w:p>
    <w:p w:rsidR="00000000" w:rsidDel="00000000" w:rsidP="00000000" w:rsidRDefault="00000000" w:rsidRPr="00000000" w14:paraId="00000527">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taskName (String)</w:t>
      </w:r>
      <w:r w:rsidDel="00000000" w:rsidR="00000000" w:rsidRPr="00000000">
        <w:rPr>
          <w:sz w:val="26"/>
          <w:szCs w:val="26"/>
          <w:rtl w:val="0"/>
        </w:rPr>
        <w:t xml:space="preserve"> - Name of the task.</w:t>
      </w:r>
    </w:p>
    <w:p w:rsidR="00000000" w:rsidDel="00000000" w:rsidP="00000000" w:rsidRDefault="00000000" w:rsidRPr="00000000" w14:paraId="00000528">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taskCategory (String)</w:t>
      </w:r>
      <w:r w:rsidDel="00000000" w:rsidR="00000000" w:rsidRPr="00000000">
        <w:rPr>
          <w:sz w:val="26"/>
          <w:szCs w:val="26"/>
          <w:rtl w:val="0"/>
        </w:rPr>
        <w:t xml:space="preserve"> - Category of the task.</w:t>
      </w:r>
    </w:p>
    <w:p w:rsidR="00000000" w:rsidDel="00000000" w:rsidP="00000000" w:rsidRDefault="00000000" w:rsidRPr="00000000" w14:paraId="00000529">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taskDescription (String)</w:t>
      </w:r>
      <w:r w:rsidDel="00000000" w:rsidR="00000000" w:rsidRPr="00000000">
        <w:rPr>
          <w:sz w:val="26"/>
          <w:szCs w:val="26"/>
          <w:rtl w:val="0"/>
        </w:rPr>
        <w:t xml:space="preserve"> - Description of the task.</w:t>
      </w:r>
    </w:p>
    <w:p w:rsidR="00000000" w:rsidDel="00000000" w:rsidP="00000000" w:rsidRDefault="00000000" w:rsidRPr="00000000" w14:paraId="0000052A">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taskPriority (String)</w:t>
      </w:r>
      <w:r w:rsidDel="00000000" w:rsidR="00000000" w:rsidRPr="00000000">
        <w:rPr>
          <w:sz w:val="26"/>
          <w:szCs w:val="26"/>
          <w:rtl w:val="0"/>
        </w:rPr>
        <w:t xml:space="preserve"> - Priority level of the task.</w:t>
      </w:r>
    </w:p>
    <w:p w:rsidR="00000000" w:rsidDel="00000000" w:rsidP="00000000" w:rsidRDefault="00000000" w:rsidRPr="00000000" w14:paraId="0000052B">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taskVisibilityStatus (String)</w:t>
      </w:r>
      <w:r w:rsidDel="00000000" w:rsidR="00000000" w:rsidRPr="00000000">
        <w:rPr>
          <w:sz w:val="26"/>
          <w:szCs w:val="26"/>
          <w:rtl w:val="0"/>
        </w:rPr>
        <w:t xml:space="preserve"> - Public or private visibility of the task.</w:t>
      </w:r>
    </w:p>
    <w:p w:rsidR="00000000" w:rsidDel="00000000" w:rsidP="00000000" w:rsidRDefault="00000000" w:rsidRPr="00000000" w14:paraId="0000052C">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taskCreationDate (Date)</w:t>
      </w:r>
      <w:r w:rsidDel="00000000" w:rsidR="00000000" w:rsidRPr="00000000">
        <w:rPr>
          <w:sz w:val="26"/>
          <w:szCs w:val="26"/>
          <w:rtl w:val="0"/>
        </w:rPr>
        <w:t xml:space="preserve"> - Date the task was created.</w:t>
      </w:r>
    </w:p>
    <w:p w:rsidR="00000000" w:rsidDel="00000000" w:rsidP="00000000" w:rsidRDefault="00000000" w:rsidRPr="00000000" w14:paraId="0000052D">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taskDeadline (Date)</w:t>
      </w:r>
      <w:r w:rsidDel="00000000" w:rsidR="00000000" w:rsidRPr="00000000">
        <w:rPr>
          <w:sz w:val="26"/>
          <w:szCs w:val="26"/>
          <w:rtl w:val="0"/>
        </w:rPr>
        <w:t xml:space="preserve"> - Deadline for task completion.</w:t>
      </w:r>
    </w:p>
    <w:p w:rsidR="00000000" w:rsidDel="00000000" w:rsidP="00000000" w:rsidRDefault="00000000" w:rsidRPr="00000000" w14:paraId="0000052E">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taskOwner (String)</w:t>
      </w:r>
      <w:r w:rsidDel="00000000" w:rsidR="00000000" w:rsidRPr="00000000">
        <w:rPr>
          <w:sz w:val="26"/>
          <w:szCs w:val="26"/>
          <w:rtl w:val="0"/>
        </w:rPr>
        <w:t xml:space="preserve"> - Owner of the task.</w:t>
      </w:r>
    </w:p>
    <w:p w:rsidR="00000000" w:rsidDel="00000000" w:rsidP="00000000" w:rsidRDefault="00000000" w:rsidRPr="00000000" w14:paraId="0000052F">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taskGoal (String)</w:t>
      </w:r>
      <w:r w:rsidDel="00000000" w:rsidR="00000000" w:rsidRPr="00000000">
        <w:rPr>
          <w:sz w:val="26"/>
          <w:szCs w:val="26"/>
          <w:rtl w:val="0"/>
        </w:rPr>
        <w:t xml:space="preserve"> - Goal of the task.</w:t>
      </w:r>
    </w:p>
    <w:p w:rsidR="00000000" w:rsidDel="00000000" w:rsidP="00000000" w:rsidRDefault="00000000" w:rsidRPr="00000000" w14:paraId="00000530">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taskParticipants (Set of Strings)</w:t>
      </w:r>
      <w:r w:rsidDel="00000000" w:rsidR="00000000" w:rsidRPr="00000000">
        <w:rPr>
          <w:sz w:val="26"/>
          <w:szCs w:val="26"/>
          <w:rtl w:val="0"/>
        </w:rPr>
        <w:t xml:space="preserve"> - Participants involved in the task.</w:t>
      </w:r>
    </w:p>
    <w:p w:rsidR="00000000" w:rsidDel="00000000" w:rsidP="00000000" w:rsidRDefault="00000000" w:rsidRPr="00000000" w14:paraId="00000531">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invitedMembers (Set of Strings)</w:t>
      </w:r>
      <w:r w:rsidDel="00000000" w:rsidR="00000000" w:rsidRPr="00000000">
        <w:rPr>
          <w:sz w:val="26"/>
          <w:szCs w:val="26"/>
          <w:rtl w:val="0"/>
        </w:rPr>
        <w:t xml:space="preserve"> - Members invited to join the task.</w:t>
      </w:r>
    </w:p>
    <w:p w:rsidR="00000000" w:rsidDel="00000000" w:rsidP="00000000" w:rsidRDefault="00000000" w:rsidRPr="00000000" w14:paraId="00000532">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taskComments (List of Comment)</w:t>
      </w:r>
      <w:r w:rsidDel="00000000" w:rsidR="00000000" w:rsidRPr="00000000">
        <w:rPr>
          <w:sz w:val="26"/>
          <w:szCs w:val="26"/>
          <w:rtl w:val="0"/>
        </w:rPr>
        <w:t xml:space="preserve"> - Comments related to the task.</w:t>
      </w:r>
    </w:p>
    <w:p w:rsidR="00000000" w:rsidDel="00000000" w:rsidP="00000000" w:rsidRDefault="00000000" w:rsidRPr="00000000" w14:paraId="00000533">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taskNotes (TreeMap&lt;String, List&lt;Note&gt;&gt;)</w:t>
      </w:r>
      <w:r w:rsidDel="00000000" w:rsidR="00000000" w:rsidRPr="00000000">
        <w:rPr>
          <w:sz w:val="26"/>
          <w:szCs w:val="26"/>
          <w:rtl w:val="0"/>
        </w:rPr>
        <w:t xml:space="preserve"> - Notes organized by users.</w:t>
      </w:r>
    </w:p>
    <w:p w:rsidR="00000000" w:rsidDel="00000000" w:rsidP="00000000" w:rsidRDefault="00000000" w:rsidRPr="00000000" w14:paraId="00000534">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taskCurrentProgress (Integer)</w:t>
      </w:r>
      <w:r w:rsidDel="00000000" w:rsidR="00000000" w:rsidRPr="00000000">
        <w:rPr>
          <w:sz w:val="26"/>
          <w:szCs w:val="26"/>
          <w:rtl w:val="0"/>
        </w:rPr>
        <w:t xml:space="preserve"> - Progress percentage of the task.</w:t>
      </w:r>
    </w:p>
    <w:p w:rsidR="00000000" w:rsidDel="00000000" w:rsidP="00000000" w:rsidRDefault="00000000" w:rsidRPr="00000000" w14:paraId="00000535">
      <w:pPr>
        <w:numPr>
          <w:ilvl w:val="0"/>
          <w:numId w:val="29"/>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taskModificationHistory (List of TaskModification)</w:t>
      </w:r>
      <w:r w:rsidDel="00000000" w:rsidR="00000000" w:rsidRPr="00000000">
        <w:rPr>
          <w:sz w:val="26"/>
          <w:szCs w:val="26"/>
          <w:rtl w:val="0"/>
        </w:rPr>
        <w:t xml:space="preserve"> - History of modifications made to the task.</w:t>
      </w:r>
    </w:p>
    <w:p w:rsidR="00000000" w:rsidDel="00000000" w:rsidP="00000000" w:rsidRDefault="00000000" w:rsidRPr="00000000" w14:paraId="00000536">
      <w:pPr>
        <w:numPr>
          <w:ilvl w:val="0"/>
          <w:numId w:val="29"/>
        </w:numPr>
        <w:spacing w:after="240" w:before="0" w:beforeAutospacing="0" w:line="276" w:lineRule="auto"/>
        <w:ind w:left="1440" w:hanging="360"/>
        <w:rPr>
          <w:sz w:val="26"/>
          <w:szCs w:val="26"/>
        </w:rPr>
      </w:pPr>
      <w:r w:rsidDel="00000000" w:rsidR="00000000" w:rsidRPr="00000000">
        <w:rPr>
          <w:b w:val="1"/>
          <w:sz w:val="26"/>
          <w:szCs w:val="26"/>
          <w:rtl w:val="0"/>
        </w:rPr>
        <w:t xml:space="preserve">taskTodos (List of TaskTodo)</w:t>
      </w:r>
      <w:r w:rsidDel="00000000" w:rsidR="00000000" w:rsidRPr="00000000">
        <w:rPr>
          <w:sz w:val="26"/>
          <w:szCs w:val="26"/>
          <w:rtl w:val="0"/>
        </w:rPr>
        <w:t xml:space="preserve"> - To-do items within the task.</w:t>
      </w:r>
      <w:r w:rsidDel="00000000" w:rsidR="00000000" w:rsidRPr="00000000">
        <w:rPr>
          <w:rtl w:val="0"/>
        </w:rPr>
      </w:r>
    </w:p>
    <w:p w:rsidR="00000000" w:rsidDel="00000000" w:rsidP="00000000" w:rsidRDefault="00000000" w:rsidRPr="00000000" w14:paraId="00000537">
      <w:pPr>
        <w:spacing w:after="240" w:before="240" w:line="276" w:lineRule="auto"/>
        <w:ind w:left="1440" w:firstLine="0"/>
        <w:rPr>
          <w:sz w:val="26"/>
          <w:szCs w:val="26"/>
        </w:rPr>
      </w:pPr>
      <w:r w:rsidDel="00000000" w:rsidR="00000000" w:rsidRPr="00000000">
        <w:rPr>
          <w:rtl w:val="0"/>
        </w:rPr>
      </w:r>
    </w:p>
    <w:p w:rsidR="00000000" w:rsidDel="00000000" w:rsidP="00000000" w:rsidRDefault="00000000" w:rsidRPr="00000000" w14:paraId="00000538">
      <w:pPr>
        <w:numPr>
          <w:ilvl w:val="0"/>
          <w:numId w:val="28"/>
        </w:numPr>
        <w:spacing w:after="0" w:afterAutospacing="0" w:before="24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39">
      <w:pPr>
        <w:numPr>
          <w:ilvl w:val="1"/>
          <w:numId w:val="28"/>
        </w:numPr>
        <w:spacing w:after="0" w:afterAutospacing="0" w:before="0" w:beforeAutospacing="0" w:line="276" w:lineRule="auto"/>
        <w:ind w:left="1440" w:hanging="360"/>
        <w:rPr>
          <w:b w:val="1"/>
          <w:sz w:val="26"/>
          <w:szCs w:val="26"/>
        </w:rPr>
      </w:pPr>
      <w:r w:rsidDel="00000000" w:rsidR="00000000" w:rsidRPr="00000000">
        <w:rPr>
          <w:b w:val="1"/>
          <w:sz w:val="26"/>
          <w:szCs w:val="26"/>
          <w:rtl w:val="0"/>
        </w:rPr>
        <w:t xml:space="preserve">createTask()</w:t>
      </w:r>
    </w:p>
    <w:p w:rsidR="00000000" w:rsidDel="00000000" w:rsidP="00000000" w:rsidRDefault="00000000" w:rsidRPr="00000000" w14:paraId="0000053A">
      <w:pPr>
        <w:numPr>
          <w:ilvl w:val="1"/>
          <w:numId w:val="28"/>
        </w:numPr>
        <w:spacing w:after="0" w:afterAutospacing="0" w:before="0" w:beforeAutospacing="0" w:line="276" w:lineRule="auto"/>
        <w:ind w:left="1440" w:hanging="360"/>
        <w:rPr>
          <w:b w:val="1"/>
          <w:sz w:val="26"/>
          <w:szCs w:val="26"/>
        </w:rPr>
      </w:pPr>
      <w:r w:rsidDel="00000000" w:rsidR="00000000" w:rsidRPr="00000000">
        <w:rPr>
          <w:b w:val="1"/>
          <w:sz w:val="26"/>
          <w:szCs w:val="26"/>
          <w:rtl w:val="0"/>
        </w:rPr>
        <w:t xml:space="preserve">addTaskComment()</w:t>
      </w:r>
    </w:p>
    <w:p w:rsidR="00000000" w:rsidDel="00000000" w:rsidP="00000000" w:rsidRDefault="00000000" w:rsidRPr="00000000" w14:paraId="0000053B">
      <w:pPr>
        <w:numPr>
          <w:ilvl w:val="1"/>
          <w:numId w:val="28"/>
        </w:numPr>
        <w:spacing w:after="0" w:afterAutospacing="0" w:before="0" w:beforeAutospacing="0" w:line="276" w:lineRule="auto"/>
        <w:ind w:left="1440" w:hanging="360"/>
        <w:rPr>
          <w:b w:val="1"/>
          <w:sz w:val="26"/>
          <w:szCs w:val="26"/>
        </w:rPr>
      </w:pPr>
      <w:r w:rsidDel="00000000" w:rsidR="00000000" w:rsidRPr="00000000">
        <w:rPr>
          <w:b w:val="1"/>
          <w:sz w:val="26"/>
          <w:szCs w:val="26"/>
          <w:rtl w:val="0"/>
        </w:rPr>
        <w:t xml:space="preserve">deleteTaskComment()</w:t>
      </w:r>
    </w:p>
    <w:p w:rsidR="00000000" w:rsidDel="00000000" w:rsidP="00000000" w:rsidRDefault="00000000" w:rsidRPr="00000000" w14:paraId="0000053C">
      <w:pPr>
        <w:numPr>
          <w:ilvl w:val="1"/>
          <w:numId w:val="28"/>
        </w:numPr>
        <w:spacing w:after="0" w:afterAutospacing="0" w:before="0" w:beforeAutospacing="0" w:line="276" w:lineRule="auto"/>
        <w:ind w:left="1440" w:hanging="360"/>
        <w:rPr>
          <w:b w:val="1"/>
          <w:sz w:val="26"/>
          <w:szCs w:val="26"/>
        </w:rPr>
      </w:pPr>
      <w:r w:rsidDel="00000000" w:rsidR="00000000" w:rsidRPr="00000000">
        <w:rPr>
          <w:b w:val="1"/>
          <w:sz w:val="26"/>
          <w:szCs w:val="26"/>
          <w:rtl w:val="0"/>
        </w:rPr>
        <w:t xml:space="preserve">addTaskNote()</w:t>
      </w:r>
    </w:p>
    <w:p w:rsidR="00000000" w:rsidDel="00000000" w:rsidP="00000000" w:rsidRDefault="00000000" w:rsidRPr="00000000" w14:paraId="0000053D">
      <w:pPr>
        <w:numPr>
          <w:ilvl w:val="1"/>
          <w:numId w:val="28"/>
        </w:numPr>
        <w:spacing w:after="0" w:afterAutospacing="0" w:before="0" w:beforeAutospacing="0" w:line="276" w:lineRule="auto"/>
        <w:ind w:left="1440" w:hanging="360"/>
        <w:rPr>
          <w:b w:val="1"/>
          <w:sz w:val="26"/>
          <w:szCs w:val="26"/>
        </w:rPr>
      </w:pPr>
      <w:r w:rsidDel="00000000" w:rsidR="00000000" w:rsidRPr="00000000">
        <w:rPr>
          <w:b w:val="1"/>
          <w:sz w:val="26"/>
          <w:szCs w:val="26"/>
          <w:rtl w:val="0"/>
        </w:rPr>
        <w:t xml:space="preserve">deleteTaskNote()</w:t>
      </w:r>
    </w:p>
    <w:p w:rsidR="00000000" w:rsidDel="00000000" w:rsidP="00000000" w:rsidRDefault="00000000" w:rsidRPr="00000000" w14:paraId="0000053E">
      <w:pPr>
        <w:numPr>
          <w:ilvl w:val="1"/>
          <w:numId w:val="28"/>
        </w:numPr>
        <w:spacing w:after="0" w:afterAutospacing="0" w:before="0" w:beforeAutospacing="0" w:line="276" w:lineRule="auto"/>
        <w:ind w:left="1440" w:hanging="360"/>
        <w:rPr>
          <w:b w:val="1"/>
          <w:sz w:val="26"/>
          <w:szCs w:val="26"/>
        </w:rPr>
      </w:pPr>
      <w:r w:rsidDel="00000000" w:rsidR="00000000" w:rsidRPr="00000000">
        <w:rPr>
          <w:b w:val="1"/>
          <w:sz w:val="26"/>
          <w:szCs w:val="26"/>
          <w:rtl w:val="0"/>
        </w:rPr>
        <w:t xml:space="preserve">addTaskTodo()</w:t>
      </w:r>
    </w:p>
    <w:p w:rsidR="00000000" w:rsidDel="00000000" w:rsidP="00000000" w:rsidRDefault="00000000" w:rsidRPr="00000000" w14:paraId="0000053F">
      <w:pPr>
        <w:numPr>
          <w:ilvl w:val="1"/>
          <w:numId w:val="28"/>
        </w:numPr>
        <w:spacing w:after="0" w:afterAutospacing="0" w:before="0" w:beforeAutospacing="0" w:line="276" w:lineRule="auto"/>
        <w:ind w:left="1440" w:hanging="360"/>
        <w:rPr>
          <w:b w:val="1"/>
          <w:sz w:val="26"/>
          <w:szCs w:val="26"/>
        </w:rPr>
      </w:pPr>
      <w:r w:rsidDel="00000000" w:rsidR="00000000" w:rsidRPr="00000000">
        <w:rPr>
          <w:rFonts w:ascii="Roboto Mono" w:cs="Roboto Mono" w:eastAsia="Roboto Mono" w:hAnsi="Roboto Mono"/>
          <w:b w:val="1"/>
          <w:sz w:val="26"/>
          <w:szCs w:val="26"/>
          <w:rtl w:val="0"/>
        </w:rPr>
        <w:t xml:space="preserve">deleteTaskTodo()</w:t>
      </w:r>
    </w:p>
    <w:p w:rsidR="00000000" w:rsidDel="00000000" w:rsidP="00000000" w:rsidRDefault="00000000" w:rsidRPr="00000000" w14:paraId="00000540">
      <w:pPr>
        <w:numPr>
          <w:ilvl w:val="1"/>
          <w:numId w:val="28"/>
        </w:numPr>
        <w:spacing w:after="0" w:afterAutospacing="0" w:before="0" w:beforeAutospacing="0" w:line="276" w:lineRule="auto"/>
        <w:ind w:left="1440" w:hanging="360"/>
        <w:rPr>
          <w:b w:val="1"/>
          <w:sz w:val="26"/>
          <w:szCs w:val="26"/>
        </w:rPr>
      </w:pPr>
      <w:r w:rsidDel="00000000" w:rsidR="00000000" w:rsidRPr="00000000">
        <w:rPr>
          <w:rFonts w:ascii="Roboto Mono" w:cs="Roboto Mono" w:eastAsia="Roboto Mono" w:hAnsi="Roboto Mono"/>
          <w:b w:val="1"/>
          <w:sz w:val="26"/>
          <w:szCs w:val="26"/>
          <w:rtl w:val="0"/>
        </w:rPr>
        <w:t xml:space="preserve">modifyTaskAttribute()</w:t>
      </w:r>
    </w:p>
    <w:p w:rsidR="00000000" w:rsidDel="00000000" w:rsidP="00000000" w:rsidRDefault="00000000" w:rsidRPr="00000000" w14:paraId="00000541">
      <w:pPr>
        <w:numPr>
          <w:ilvl w:val="1"/>
          <w:numId w:val="28"/>
        </w:numPr>
        <w:spacing w:after="0" w:afterAutospacing="0" w:before="0" w:beforeAutospacing="0" w:line="276" w:lineRule="auto"/>
        <w:ind w:left="1440" w:hanging="360"/>
        <w:rPr>
          <w:b w:val="1"/>
          <w:sz w:val="26"/>
          <w:szCs w:val="26"/>
        </w:rPr>
      </w:pPr>
      <w:r w:rsidDel="00000000" w:rsidR="00000000" w:rsidRPr="00000000">
        <w:rPr>
          <w:rFonts w:ascii="Roboto Mono" w:cs="Roboto Mono" w:eastAsia="Roboto Mono" w:hAnsi="Roboto Mono"/>
          <w:b w:val="1"/>
          <w:sz w:val="26"/>
          <w:szCs w:val="26"/>
          <w:rtl w:val="0"/>
        </w:rPr>
        <w:t xml:space="preserve">updateTaskTodoStatus()</w:t>
      </w:r>
    </w:p>
    <w:p w:rsidR="00000000" w:rsidDel="00000000" w:rsidP="00000000" w:rsidRDefault="00000000" w:rsidRPr="00000000" w14:paraId="00000542">
      <w:pPr>
        <w:numPr>
          <w:ilvl w:val="1"/>
          <w:numId w:val="28"/>
        </w:numPr>
        <w:spacing w:after="0" w:afterAutospacing="0" w:before="0" w:beforeAutospacing="0" w:line="276" w:lineRule="auto"/>
        <w:ind w:left="1440" w:hanging="360"/>
        <w:rPr>
          <w:b w:val="1"/>
          <w:sz w:val="26"/>
          <w:szCs w:val="26"/>
        </w:rPr>
      </w:pPr>
      <w:r w:rsidDel="00000000" w:rsidR="00000000" w:rsidRPr="00000000">
        <w:rPr>
          <w:rFonts w:ascii="Roboto Mono" w:cs="Roboto Mono" w:eastAsia="Roboto Mono" w:hAnsi="Roboto Mono"/>
          <w:b w:val="1"/>
          <w:sz w:val="26"/>
          <w:szCs w:val="26"/>
          <w:rtl w:val="0"/>
        </w:rPr>
        <w:t xml:space="preserve">calculateTaskProgress()</w:t>
      </w:r>
    </w:p>
    <w:p w:rsidR="00000000" w:rsidDel="00000000" w:rsidP="00000000" w:rsidRDefault="00000000" w:rsidRPr="00000000" w14:paraId="00000543">
      <w:pPr>
        <w:numPr>
          <w:ilvl w:val="1"/>
          <w:numId w:val="28"/>
        </w:numPr>
        <w:spacing w:after="0" w:afterAutospacing="0" w:before="0" w:beforeAutospacing="0" w:line="276" w:lineRule="auto"/>
        <w:ind w:left="1440" w:hanging="360"/>
        <w:rPr>
          <w:b w:val="1"/>
          <w:sz w:val="26"/>
          <w:szCs w:val="26"/>
        </w:rPr>
      </w:pPr>
      <w:r w:rsidDel="00000000" w:rsidR="00000000" w:rsidRPr="00000000">
        <w:rPr>
          <w:rFonts w:ascii="Roboto Mono" w:cs="Roboto Mono" w:eastAsia="Roboto Mono" w:hAnsi="Roboto Mono"/>
          <w:b w:val="1"/>
          <w:sz w:val="26"/>
          <w:szCs w:val="26"/>
          <w:rtl w:val="0"/>
        </w:rPr>
        <w:t xml:space="preserve">deleteTask()</w:t>
      </w:r>
    </w:p>
    <w:p w:rsidR="00000000" w:rsidDel="00000000" w:rsidP="00000000" w:rsidRDefault="00000000" w:rsidRPr="00000000" w14:paraId="00000544">
      <w:pPr>
        <w:numPr>
          <w:ilvl w:val="1"/>
          <w:numId w:val="28"/>
        </w:numPr>
        <w:spacing w:after="0" w:afterAutospacing="0" w:before="0" w:beforeAutospacing="0" w:line="276" w:lineRule="auto"/>
        <w:ind w:left="1440" w:hanging="360"/>
        <w:rPr>
          <w:b w:val="1"/>
          <w:sz w:val="26"/>
          <w:szCs w:val="26"/>
        </w:rPr>
      </w:pPr>
      <w:r w:rsidDel="00000000" w:rsidR="00000000" w:rsidRPr="00000000">
        <w:rPr>
          <w:rFonts w:ascii="Roboto Mono" w:cs="Roboto Mono" w:eastAsia="Roboto Mono" w:hAnsi="Roboto Mono"/>
          <w:b w:val="1"/>
          <w:sz w:val="26"/>
          <w:szCs w:val="26"/>
          <w:rtl w:val="0"/>
        </w:rPr>
        <w:t xml:space="preserve">getAllTasksSummaryOfAnUser()</w:t>
      </w:r>
    </w:p>
    <w:p w:rsidR="00000000" w:rsidDel="00000000" w:rsidP="00000000" w:rsidRDefault="00000000" w:rsidRPr="00000000" w14:paraId="00000545">
      <w:pPr>
        <w:numPr>
          <w:ilvl w:val="1"/>
          <w:numId w:val="28"/>
        </w:numPr>
        <w:spacing w:after="0" w:afterAutospacing="0" w:before="0" w:beforeAutospacing="0" w:line="276" w:lineRule="auto"/>
        <w:ind w:left="1440" w:hanging="360"/>
        <w:rPr>
          <w:b w:val="1"/>
          <w:sz w:val="26"/>
          <w:szCs w:val="26"/>
        </w:rPr>
      </w:pPr>
      <w:r w:rsidDel="00000000" w:rsidR="00000000" w:rsidRPr="00000000">
        <w:rPr>
          <w:rFonts w:ascii="Roboto Mono" w:cs="Roboto Mono" w:eastAsia="Roboto Mono" w:hAnsi="Roboto Mono"/>
          <w:b w:val="1"/>
          <w:sz w:val="26"/>
          <w:szCs w:val="26"/>
          <w:rtl w:val="0"/>
        </w:rPr>
        <w:t xml:space="preserve">getTaskProfile()</w:t>
      </w:r>
    </w:p>
    <w:p w:rsidR="00000000" w:rsidDel="00000000" w:rsidP="00000000" w:rsidRDefault="00000000" w:rsidRPr="00000000" w14:paraId="00000546">
      <w:pPr>
        <w:numPr>
          <w:ilvl w:val="1"/>
          <w:numId w:val="28"/>
        </w:numPr>
        <w:spacing w:after="0" w:afterAutospacing="0" w:before="0" w:beforeAutospacing="0" w:line="276" w:lineRule="auto"/>
        <w:ind w:left="1440" w:hanging="360"/>
        <w:rPr>
          <w:b w:val="1"/>
          <w:sz w:val="26"/>
          <w:szCs w:val="26"/>
        </w:rPr>
      </w:pPr>
      <w:r w:rsidDel="00000000" w:rsidR="00000000" w:rsidRPr="00000000">
        <w:rPr>
          <w:rFonts w:ascii="Roboto Mono" w:cs="Roboto Mono" w:eastAsia="Roboto Mono" w:hAnsi="Roboto Mono"/>
          <w:b w:val="1"/>
          <w:sz w:val="26"/>
          <w:szCs w:val="26"/>
          <w:rtl w:val="0"/>
        </w:rPr>
        <w:t xml:space="preserve">getTaskDetails()</w:t>
      </w:r>
    </w:p>
    <w:p w:rsidR="00000000" w:rsidDel="00000000" w:rsidP="00000000" w:rsidRDefault="00000000" w:rsidRPr="00000000" w14:paraId="00000547">
      <w:pPr>
        <w:numPr>
          <w:ilvl w:val="1"/>
          <w:numId w:val="28"/>
        </w:numPr>
        <w:spacing w:after="0" w:afterAutospacing="0" w:before="0" w:beforeAutospacing="0" w:line="276" w:lineRule="auto"/>
        <w:ind w:left="1440" w:hanging="360"/>
        <w:rPr>
          <w:b w:val="1"/>
          <w:sz w:val="26"/>
          <w:szCs w:val="26"/>
        </w:rPr>
      </w:pPr>
      <w:r w:rsidDel="00000000" w:rsidR="00000000" w:rsidRPr="00000000">
        <w:rPr>
          <w:rFonts w:ascii="Roboto Mono" w:cs="Roboto Mono" w:eastAsia="Roboto Mono" w:hAnsi="Roboto Mono"/>
          <w:b w:val="1"/>
          <w:sz w:val="26"/>
          <w:szCs w:val="26"/>
          <w:rtl w:val="0"/>
        </w:rPr>
        <w:t xml:space="preserve">inviteMembers()</w:t>
      </w:r>
    </w:p>
    <w:p w:rsidR="00000000" w:rsidDel="00000000" w:rsidP="00000000" w:rsidRDefault="00000000" w:rsidRPr="00000000" w14:paraId="00000548">
      <w:pPr>
        <w:numPr>
          <w:ilvl w:val="1"/>
          <w:numId w:val="28"/>
        </w:numPr>
        <w:spacing w:after="240" w:before="0" w:beforeAutospacing="0" w:line="276" w:lineRule="auto"/>
        <w:ind w:left="1440" w:hanging="360"/>
        <w:rPr>
          <w:b w:val="1"/>
          <w:sz w:val="26"/>
          <w:szCs w:val="26"/>
        </w:rPr>
      </w:pPr>
      <w:r w:rsidDel="00000000" w:rsidR="00000000" w:rsidRPr="00000000">
        <w:rPr>
          <w:rFonts w:ascii="Roboto Mono" w:cs="Roboto Mono" w:eastAsia="Roboto Mono" w:hAnsi="Roboto Mono"/>
          <w:b w:val="1"/>
          <w:sz w:val="26"/>
          <w:szCs w:val="26"/>
          <w:rtl w:val="0"/>
        </w:rPr>
        <w:t xml:space="preserve">handleInvitationResponse()</w:t>
      </w:r>
    </w:p>
    <w:p w:rsidR="00000000" w:rsidDel="00000000" w:rsidP="00000000" w:rsidRDefault="00000000" w:rsidRPr="00000000" w14:paraId="00000549">
      <w:pPr>
        <w:spacing w:after="240" w:before="240" w:line="276" w:lineRule="auto"/>
        <w:ind w:left="1440" w:firstLine="0"/>
        <w:rPr>
          <w:b w:val="1"/>
          <w:sz w:val="26"/>
          <w:szCs w:val="26"/>
        </w:rPr>
      </w:pPr>
      <w:r w:rsidDel="00000000" w:rsidR="00000000" w:rsidRPr="00000000">
        <w:rPr>
          <w:rtl w:val="0"/>
        </w:rPr>
      </w:r>
    </w:p>
    <w:p w:rsidR="00000000" w:rsidDel="00000000" w:rsidP="00000000" w:rsidRDefault="00000000" w:rsidRPr="00000000" w14:paraId="0000054A">
      <w:pPr>
        <w:spacing w:line="276" w:lineRule="auto"/>
        <w:jc w:val="both"/>
        <w:rPr>
          <w:sz w:val="26"/>
          <w:szCs w:val="26"/>
        </w:rPr>
      </w:pPr>
      <w:r w:rsidDel="00000000" w:rsidR="00000000" w:rsidRPr="00000000">
        <w:rPr>
          <w:rtl w:val="0"/>
        </w:rPr>
      </w:r>
    </w:p>
    <w:p w:rsidR="00000000" w:rsidDel="00000000" w:rsidP="00000000" w:rsidRDefault="00000000" w:rsidRPr="00000000" w14:paraId="0000054B">
      <w:pPr>
        <w:pStyle w:val="Heading3"/>
        <w:keepNext w:val="0"/>
        <w:keepLines w:val="0"/>
        <w:spacing w:before="280" w:line="276" w:lineRule="auto"/>
        <w:jc w:val="both"/>
        <w:rPr>
          <w:b w:val="1"/>
          <w:color w:val="000000"/>
          <w:sz w:val="26"/>
          <w:szCs w:val="26"/>
        </w:rPr>
      </w:pPr>
      <w:bookmarkStart w:colFirst="0" w:colLast="0" w:name="_s0cinngwz2ej" w:id="14"/>
      <w:bookmarkEnd w:id="14"/>
      <w:r w:rsidDel="00000000" w:rsidR="00000000" w:rsidRPr="00000000">
        <w:rPr>
          <w:rtl w:val="0"/>
        </w:rPr>
      </w:r>
    </w:p>
    <w:p w:rsidR="00000000" w:rsidDel="00000000" w:rsidP="00000000" w:rsidRDefault="00000000" w:rsidRPr="00000000" w14:paraId="0000054C">
      <w:pPr>
        <w:pStyle w:val="Heading3"/>
        <w:keepNext w:val="0"/>
        <w:keepLines w:val="0"/>
        <w:spacing w:before="280" w:line="276" w:lineRule="auto"/>
        <w:jc w:val="both"/>
        <w:rPr>
          <w:b w:val="1"/>
          <w:color w:val="000000"/>
          <w:sz w:val="26"/>
          <w:szCs w:val="26"/>
        </w:rPr>
      </w:pPr>
      <w:bookmarkStart w:colFirst="0" w:colLast="0" w:name="_p4wybciapa7g" w:id="15"/>
      <w:bookmarkEnd w:id="15"/>
      <w:r w:rsidDel="00000000" w:rsidR="00000000" w:rsidRPr="00000000">
        <w:rPr>
          <w:rtl w:val="0"/>
        </w:rPr>
      </w:r>
    </w:p>
    <w:p w:rsidR="00000000" w:rsidDel="00000000" w:rsidP="00000000" w:rsidRDefault="00000000" w:rsidRPr="00000000" w14:paraId="0000054D">
      <w:pPr>
        <w:pStyle w:val="Heading3"/>
        <w:keepNext w:val="0"/>
        <w:keepLines w:val="0"/>
        <w:spacing w:before="280" w:line="276" w:lineRule="auto"/>
        <w:jc w:val="both"/>
        <w:rPr>
          <w:b w:val="1"/>
          <w:color w:val="000000"/>
          <w:sz w:val="26"/>
          <w:szCs w:val="26"/>
        </w:rPr>
      </w:pPr>
      <w:bookmarkStart w:colFirst="0" w:colLast="0" w:name="_gx11vnqbt76n" w:id="16"/>
      <w:bookmarkEnd w:id="16"/>
      <w:r w:rsidDel="00000000" w:rsidR="00000000" w:rsidRPr="00000000">
        <w:rPr>
          <w:b w:val="1"/>
          <w:color w:val="000000"/>
          <w:sz w:val="26"/>
          <w:szCs w:val="26"/>
          <w:rtl w:val="0"/>
        </w:rPr>
        <w:t xml:space="preserve">3. Progress Report</w:t>
      </w:r>
    </w:p>
    <w:p w:rsidR="00000000" w:rsidDel="00000000" w:rsidP="00000000" w:rsidRDefault="00000000" w:rsidRPr="00000000" w14:paraId="0000054E">
      <w:pPr>
        <w:numPr>
          <w:ilvl w:val="0"/>
          <w:numId w:val="31"/>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4F">
      <w:pPr>
        <w:numPr>
          <w:ilvl w:val="1"/>
          <w:numId w:val="31"/>
        </w:numPr>
        <w:spacing w:after="0" w:afterAutospacing="0" w:before="0" w:beforeAutospacing="0" w:line="276" w:lineRule="auto"/>
        <w:ind w:left="1440" w:hanging="360"/>
      </w:pPr>
      <w:r w:rsidDel="00000000" w:rsidR="00000000" w:rsidRPr="00000000">
        <w:rPr>
          <w:b w:val="1"/>
          <w:sz w:val="26"/>
          <w:szCs w:val="26"/>
          <w:rtl w:val="0"/>
        </w:rPr>
        <w:t xml:space="preserve">progressReportId (ObjectId)</w:t>
      </w:r>
      <w:r w:rsidDel="00000000" w:rsidR="00000000" w:rsidRPr="00000000">
        <w:rPr>
          <w:sz w:val="26"/>
          <w:szCs w:val="26"/>
          <w:rtl w:val="0"/>
        </w:rPr>
        <w:t xml:space="preserve"> - Unique identifier for the progress report.</w:t>
      </w:r>
    </w:p>
    <w:p w:rsidR="00000000" w:rsidDel="00000000" w:rsidP="00000000" w:rsidRDefault="00000000" w:rsidRPr="00000000" w14:paraId="00000550">
      <w:pPr>
        <w:numPr>
          <w:ilvl w:val="1"/>
          <w:numId w:val="31"/>
        </w:numPr>
        <w:spacing w:after="0" w:afterAutospacing="0" w:before="0" w:beforeAutospacing="0" w:line="276" w:lineRule="auto"/>
        <w:ind w:left="1440" w:hanging="360"/>
      </w:pPr>
      <w:r w:rsidDel="00000000" w:rsidR="00000000" w:rsidRPr="00000000">
        <w:rPr>
          <w:b w:val="1"/>
          <w:sz w:val="26"/>
          <w:szCs w:val="26"/>
          <w:rtl w:val="0"/>
        </w:rPr>
        <w:t xml:space="preserve">userName (String)</w:t>
      </w:r>
      <w:r w:rsidDel="00000000" w:rsidR="00000000" w:rsidRPr="00000000">
        <w:rPr>
          <w:sz w:val="26"/>
          <w:szCs w:val="26"/>
          <w:rtl w:val="0"/>
        </w:rPr>
        <w:t xml:space="preserve"> - Name of the user associated with the progress report.</w:t>
      </w:r>
    </w:p>
    <w:p w:rsidR="00000000" w:rsidDel="00000000" w:rsidP="00000000" w:rsidRDefault="00000000" w:rsidRPr="00000000" w14:paraId="00000551">
      <w:pPr>
        <w:numPr>
          <w:ilvl w:val="1"/>
          <w:numId w:val="31"/>
        </w:numPr>
        <w:spacing w:after="0" w:afterAutospacing="0" w:before="0" w:beforeAutospacing="0" w:line="276" w:lineRule="auto"/>
        <w:ind w:left="1440" w:hanging="360"/>
      </w:pPr>
      <w:r w:rsidDel="00000000" w:rsidR="00000000" w:rsidRPr="00000000">
        <w:rPr>
          <w:b w:val="1"/>
          <w:sz w:val="26"/>
          <w:szCs w:val="26"/>
          <w:rtl w:val="0"/>
        </w:rPr>
        <w:t xml:space="preserve">taskStatuses (List&lt;TaskStatus&gt;)</w:t>
      </w:r>
      <w:r w:rsidDel="00000000" w:rsidR="00000000" w:rsidRPr="00000000">
        <w:rPr>
          <w:sz w:val="26"/>
          <w:szCs w:val="26"/>
          <w:rtl w:val="0"/>
        </w:rPr>
        <w:t xml:space="preserve"> - List of task statuses in the report.</w:t>
      </w:r>
    </w:p>
    <w:p w:rsidR="00000000" w:rsidDel="00000000" w:rsidP="00000000" w:rsidRDefault="00000000" w:rsidRPr="00000000" w14:paraId="00000552">
      <w:pPr>
        <w:numPr>
          <w:ilvl w:val="1"/>
          <w:numId w:val="31"/>
        </w:numPr>
        <w:spacing w:after="240" w:before="0" w:beforeAutospacing="0" w:line="276" w:lineRule="auto"/>
        <w:ind w:left="1440" w:hanging="360"/>
      </w:pPr>
      <w:r w:rsidDel="00000000" w:rsidR="00000000" w:rsidRPr="00000000">
        <w:rPr>
          <w:b w:val="1"/>
          <w:sz w:val="26"/>
          <w:szCs w:val="26"/>
          <w:rtl w:val="0"/>
        </w:rPr>
        <w:t xml:space="preserve">timeStamp (Date)</w:t>
      </w:r>
      <w:r w:rsidDel="00000000" w:rsidR="00000000" w:rsidRPr="00000000">
        <w:rPr>
          <w:sz w:val="26"/>
          <w:szCs w:val="26"/>
          <w:rtl w:val="0"/>
        </w:rPr>
        <w:t xml:space="preserve"> - Timestamp when the progress report was created.</w:t>
      </w:r>
    </w:p>
    <w:p w:rsidR="00000000" w:rsidDel="00000000" w:rsidP="00000000" w:rsidRDefault="00000000" w:rsidRPr="00000000" w14:paraId="00000553">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554">
      <w:pPr>
        <w:pStyle w:val="Heading4"/>
        <w:keepNext w:val="0"/>
        <w:keepLines w:val="0"/>
        <w:spacing w:after="40" w:before="240" w:line="276" w:lineRule="auto"/>
        <w:ind w:left="0" w:firstLine="0"/>
        <w:rPr>
          <w:b w:val="1"/>
          <w:color w:val="000000"/>
          <w:sz w:val="26"/>
          <w:szCs w:val="26"/>
        </w:rPr>
      </w:pPr>
      <w:bookmarkStart w:colFirst="0" w:colLast="0" w:name="_90vducyrbg3a" w:id="17"/>
      <w:bookmarkEnd w:id="17"/>
      <w:r w:rsidDel="00000000" w:rsidR="00000000" w:rsidRPr="00000000">
        <w:rPr>
          <w:b w:val="1"/>
          <w:color w:val="000000"/>
          <w:sz w:val="26"/>
          <w:szCs w:val="26"/>
          <w:rtl w:val="0"/>
        </w:rPr>
        <w:t xml:space="preserve"> **TaskStatus (Inner Class of ProgressReport)</w:t>
      </w:r>
    </w:p>
    <w:p w:rsidR="00000000" w:rsidDel="00000000" w:rsidP="00000000" w:rsidRDefault="00000000" w:rsidRPr="00000000" w14:paraId="00000555">
      <w:pPr>
        <w:numPr>
          <w:ilvl w:val="0"/>
          <w:numId w:val="3"/>
        </w:numPr>
        <w:spacing w:after="0" w:afterAutospacing="0" w:before="240" w:line="276" w:lineRule="auto"/>
        <w:ind w:left="720" w:hanging="360"/>
        <w:rPr>
          <w:sz w:val="26"/>
          <w:szCs w:val="26"/>
        </w:rPr>
      </w:pPr>
      <w:r w:rsidDel="00000000" w:rsidR="00000000" w:rsidRPr="00000000">
        <w:rPr>
          <w:b w:val="1"/>
          <w:sz w:val="24"/>
          <w:szCs w:val="24"/>
          <w:rtl w:val="0"/>
        </w:rPr>
        <w:t xml:space="preserve">taskName (String)</w:t>
      </w:r>
      <w:r w:rsidDel="00000000" w:rsidR="00000000" w:rsidRPr="00000000">
        <w:rPr>
          <w:sz w:val="26"/>
          <w:szCs w:val="26"/>
          <w:rtl w:val="0"/>
        </w:rPr>
        <w:t xml:space="preserve"> - Name of the task.</w:t>
      </w:r>
    </w:p>
    <w:p w:rsidR="00000000" w:rsidDel="00000000" w:rsidP="00000000" w:rsidRDefault="00000000" w:rsidRPr="00000000" w14:paraId="00000556">
      <w:pPr>
        <w:numPr>
          <w:ilvl w:val="0"/>
          <w:numId w:val="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taskOwner (String)</w:t>
      </w:r>
      <w:r w:rsidDel="00000000" w:rsidR="00000000" w:rsidRPr="00000000">
        <w:rPr>
          <w:sz w:val="26"/>
          <w:szCs w:val="26"/>
          <w:rtl w:val="0"/>
        </w:rPr>
        <w:t xml:space="preserve"> - Owner of the task.</w:t>
      </w:r>
    </w:p>
    <w:p w:rsidR="00000000" w:rsidDel="00000000" w:rsidP="00000000" w:rsidRDefault="00000000" w:rsidRPr="00000000" w14:paraId="00000557">
      <w:pPr>
        <w:numPr>
          <w:ilvl w:val="0"/>
          <w:numId w:val="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taskPriority (String)</w:t>
      </w:r>
      <w:r w:rsidDel="00000000" w:rsidR="00000000" w:rsidRPr="00000000">
        <w:rPr>
          <w:sz w:val="26"/>
          <w:szCs w:val="26"/>
          <w:rtl w:val="0"/>
        </w:rPr>
        <w:t xml:space="preserve"> - Priority level of the task.</w:t>
      </w:r>
    </w:p>
    <w:p w:rsidR="00000000" w:rsidDel="00000000" w:rsidP="00000000" w:rsidRDefault="00000000" w:rsidRPr="00000000" w14:paraId="00000558">
      <w:pPr>
        <w:numPr>
          <w:ilvl w:val="0"/>
          <w:numId w:val="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tasksCurrentProgress (Integer)</w:t>
      </w:r>
      <w:r w:rsidDel="00000000" w:rsidR="00000000" w:rsidRPr="00000000">
        <w:rPr>
          <w:sz w:val="26"/>
          <w:szCs w:val="26"/>
          <w:rtl w:val="0"/>
        </w:rPr>
        <w:t xml:space="preserve"> - Current progress percentage of the task.</w:t>
      </w:r>
    </w:p>
    <w:p w:rsidR="00000000" w:rsidDel="00000000" w:rsidP="00000000" w:rsidRDefault="00000000" w:rsidRPr="00000000" w14:paraId="00000559">
      <w:pPr>
        <w:numPr>
          <w:ilvl w:val="0"/>
          <w:numId w:val="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taskCreationDate (Date)</w:t>
      </w:r>
      <w:r w:rsidDel="00000000" w:rsidR="00000000" w:rsidRPr="00000000">
        <w:rPr>
          <w:sz w:val="26"/>
          <w:szCs w:val="26"/>
          <w:rtl w:val="0"/>
        </w:rPr>
        <w:t xml:space="preserve"> - Creation date of the task.</w:t>
      </w:r>
    </w:p>
    <w:p w:rsidR="00000000" w:rsidDel="00000000" w:rsidP="00000000" w:rsidRDefault="00000000" w:rsidRPr="00000000" w14:paraId="0000055A">
      <w:pPr>
        <w:numPr>
          <w:ilvl w:val="0"/>
          <w:numId w:val="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taskDeadline (Date)</w:t>
      </w:r>
      <w:r w:rsidDel="00000000" w:rsidR="00000000" w:rsidRPr="00000000">
        <w:rPr>
          <w:sz w:val="26"/>
          <w:szCs w:val="26"/>
          <w:rtl w:val="0"/>
        </w:rPr>
        <w:t xml:space="preserve"> - Deadline for the task.</w:t>
      </w:r>
    </w:p>
    <w:p w:rsidR="00000000" w:rsidDel="00000000" w:rsidP="00000000" w:rsidRDefault="00000000" w:rsidRPr="00000000" w14:paraId="0000055B">
      <w:pPr>
        <w:numPr>
          <w:ilvl w:val="0"/>
          <w:numId w:val="3"/>
        </w:numPr>
        <w:spacing w:after="240" w:before="0" w:beforeAutospacing="0" w:line="276" w:lineRule="auto"/>
        <w:ind w:left="720" w:hanging="360"/>
        <w:rPr>
          <w:sz w:val="26"/>
          <w:szCs w:val="26"/>
        </w:rPr>
      </w:pPr>
      <w:r w:rsidDel="00000000" w:rsidR="00000000" w:rsidRPr="00000000">
        <w:rPr>
          <w:b w:val="1"/>
          <w:sz w:val="26"/>
          <w:szCs w:val="26"/>
          <w:rtl w:val="0"/>
        </w:rPr>
        <w:t xml:space="preserve">isDeadlineCrossed (Boolean)</w:t>
      </w:r>
      <w:r w:rsidDel="00000000" w:rsidR="00000000" w:rsidRPr="00000000">
        <w:rPr>
          <w:sz w:val="26"/>
          <w:szCs w:val="26"/>
          <w:rtl w:val="0"/>
        </w:rPr>
        <w:t xml:space="preserve"> - Indicator if the deadline has been crossed.</w:t>
      </w:r>
    </w:p>
    <w:p w:rsidR="00000000" w:rsidDel="00000000" w:rsidP="00000000" w:rsidRDefault="00000000" w:rsidRPr="00000000" w14:paraId="0000055C">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55D">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55E">
      <w:pPr>
        <w:numPr>
          <w:ilvl w:val="0"/>
          <w:numId w:val="1"/>
        </w:numPr>
        <w:spacing w:after="240" w:before="240" w:line="276" w:lineRule="auto"/>
        <w:ind w:left="720" w:hanging="36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55F">
      <w:pPr>
        <w:spacing w:after="240" w:before="240" w:line="276" w:lineRule="auto"/>
        <w:ind w:left="0" w:firstLine="0"/>
        <w:rPr>
          <w:sz w:val="26"/>
          <w:szCs w:val="26"/>
        </w:rPr>
      </w:pPr>
      <w:r w:rsidDel="00000000" w:rsidR="00000000" w:rsidRPr="00000000">
        <w:rPr>
          <w:sz w:val="26"/>
          <w:szCs w:val="26"/>
          <w:rtl w:val="0"/>
        </w:rPr>
        <w:t xml:space="preserve">     </w:t>
        <w:tab/>
        <w:tab/>
        <w:t xml:space="preserve">addTaskStatuses(Object Task)</w:t>
      </w:r>
    </w:p>
    <w:p w:rsidR="00000000" w:rsidDel="00000000" w:rsidP="00000000" w:rsidRDefault="00000000" w:rsidRPr="00000000" w14:paraId="00000560">
      <w:pPr>
        <w:spacing w:after="240" w:before="240" w:line="276" w:lineRule="auto"/>
        <w:ind w:left="0" w:firstLine="0"/>
        <w:rPr>
          <w:sz w:val="26"/>
          <w:szCs w:val="26"/>
        </w:rPr>
      </w:pPr>
      <w:r w:rsidDel="00000000" w:rsidR="00000000" w:rsidRPr="00000000">
        <w:rPr>
          <w:sz w:val="26"/>
          <w:szCs w:val="26"/>
          <w:rtl w:val="0"/>
        </w:rPr>
        <w:t xml:space="preserve">                    getCurrentProgressReport()</w:t>
      </w:r>
    </w:p>
    <w:p w:rsidR="00000000" w:rsidDel="00000000" w:rsidP="00000000" w:rsidRDefault="00000000" w:rsidRPr="00000000" w14:paraId="00000561">
      <w:pPr>
        <w:spacing w:after="240" w:before="240" w:line="276" w:lineRule="auto"/>
        <w:ind w:left="720" w:firstLine="720"/>
        <w:rPr>
          <w:sz w:val="26"/>
          <w:szCs w:val="26"/>
        </w:rPr>
      </w:pPr>
      <w:r w:rsidDel="00000000" w:rsidR="00000000" w:rsidRPr="00000000">
        <w:rPr>
          <w:sz w:val="26"/>
          <w:szCs w:val="26"/>
          <w:rtl w:val="0"/>
        </w:rPr>
        <w:t xml:space="preserve">getPreviousProgressReports()</w:t>
      </w:r>
    </w:p>
    <w:p w:rsidR="00000000" w:rsidDel="00000000" w:rsidP="00000000" w:rsidRDefault="00000000" w:rsidRPr="00000000" w14:paraId="00000562">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563">
      <w:pPr>
        <w:spacing w:after="240" w:before="240" w:line="276" w:lineRule="auto"/>
        <w:ind w:left="1440" w:firstLine="0"/>
        <w:rPr>
          <w:sz w:val="26"/>
          <w:szCs w:val="26"/>
        </w:rPr>
      </w:pPr>
      <w:r w:rsidDel="00000000" w:rsidR="00000000" w:rsidRPr="00000000">
        <w:rPr>
          <w:rtl w:val="0"/>
        </w:rPr>
      </w:r>
    </w:p>
    <w:p w:rsidR="00000000" w:rsidDel="00000000" w:rsidP="00000000" w:rsidRDefault="00000000" w:rsidRPr="00000000" w14:paraId="00000564">
      <w:pPr>
        <w:spacing w:line="276" w:lineRule="auto"/>
        <w:jc w:val="both"/>
        <w:rPr>
          <w:sz w:val="26"/>
          <w:szCs w:val="26"/>
        </w:rPr>
      </w:pPr>
      <w:r w:rsidDel="00000000" w:rsidR="00000000" w:rsidRPr="00000000">
        <w:rPr>
          <w:rtl w:val="0"/>
        </w:rPr>
      </w:r>
    </w:p>
    <w:p w:rsidR="00000000" w:rsidDel="00000000" w:rsidP="00000000" w:rsidRDefault="00000000" w:rsidRPr="00000000" w14:paraId="00000565">
      <w:pPr>
        <w:pStyle w:val="Heading3"/>
        <w:keepNext w:val="0"/>
        <w:keepLines w:val="0"/>
        <w:spacing w:before="280" w:line="276" w:lineRule="auto"/>
        <w:jc w:val="both"/>
        <w:rPr>
          <w:b w:val="1"/>
          <w:color w:val="000000"/>
          <w:sz w:val="26"/>
          <w:szCs w:val="26"/>
        </w:rPr>
      </w:pPr>
      <w:bookmarkStart w:colFirst="0" w:colLast="0" w:name="_coyqozth2hce" w:id="18"/>
      <w:bookmarkEnd w:id="18"/>
      <w:r w:rsidDel="00000000" w:rsidR="00000000" w:rsidRPr="00000000">
        <w:rPr>
          <w:rtl w:val="0"/>
        </w:rPr>
      </w:r>
    </w:p>
    <w:p w:rsidR="00000000" w:rsidDel="00000000" w:rsidP="00000000" w:rsidRDefault="00000000" w:rsidRPr="00000000" w14:paraId="00000566">
      <w:pPr>
        <w:pStyle w:val="Heading3"/>
        <w:keepNext w:val="0"/>
        <w:keepLines w:val="0"/>
        <w:spacing w:before="280" w:line="276" w:lineRule="auto"/>
        <w:jc w:val="both"/>
        <w:rPr>
          <w:b w:val="1"/>
          <w:color w:val="000000"/>
          <w:sz w:val="26"/>
          <w:szCs w:val="26"/>
        </w:rPr>
      </w:pPr>
      <w:bookmarkStart w:colFirst="0" w:colLast="0" w:name="_onzkun1iua87" w:id="19"/>
      <w:bookmarkEnd w:id="19"/>
      <w:r w:rsidDel="00000000" w:rsidR="00000000" w:rsidRPr="00000000">
        <w:rPr>
          <w:b w:val="1"/>
          <w:color w:val="000000"/>
          <w:sz w:val="26"/>
          <w:szCs w:val="26"/>
          <w:rtl w:val="0"/>
        </w:rPr>
        <w:t xml:space="preserve">4. Performance Report </w:t>
      </w:r>
    </w:p>
    <w:p w:rsidR="00000000" w:rsidDel="00000000" w:rsidP="00000000" w:rsidRDefault="00000000" w:rsidRPr="00000000" w14:paraId="00000567">
      <w:pPr>
        <w:numPr>
          <w:ilvl w:val="0"/>
          <w:numId w:val="2"/>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68">
      <w:pPr>
        <w:numPr>
          <w:ilvl w:val="1"/>
          <w:numId w:val="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performanceReportId (ObjectId)</w:t>
      </w:r>
      <w:r w:rsidDel="00000000" w:rsidR="00000000" w:rsidRPr="00000000">
        <w:rPr>
          <w:sz w:val="26"/>
          <w:szCs w:val="26"/>
          <w:rtl w:val="0"/>
        </w:rPr>
        <w:t xml:space="preserve"> - Unique identifier for the performance report.</w:t>
      </w:r>
    </w:p>
    <w:p w:rsidR="00000000" w:rsidDel="00000000" w:rsidP="00000000" w:rsidRDefault="00000000" w:rsidRPr="00000000" w14:paraId="00000569">
      <w:pPr>
        <w:numPr>
          <w:ilvl w:val="1"/>
          <w:numId w:val="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userName (String)</w:t>
      </w:r>
      <w:r w:rsidDel="00000000" w:rsidR="00000000" w:rsidRPr="00000000">
        <w:rPr>
          <w:sz w:val="26"/>
          <w:szCs w:val="26"/>
          <w:rtl w:val="0"/>
        </w:rPr>
        <w:t xml:space="preserve"> - Username of the user for whom the report is generated.</w:t>
      </w:r>
    </w:p>
    <w:p w:rsidR="00000000" w:rsidDel="00000000" w:rsidP="00000000" w:rsidRDefault="00000000" w:rsidRPr="00000000" w14:paraId="0000056A">
      <w:pPr>
        <w:numPr>
          <w:ilvl w:val="1"/>
          <w:numId w:val="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usersAccountStatistics (UsersAccountStatistics)</w:t>
      </w:r>
      <w:r w:rsidDel="00000000" w:rsidR="00000000" w:rsidRPr="00000000">
        <w:rPr>
          <w:sz w:val="26"/>
          <w:szCs w:val="26"/>
          <w:rtl w:val="0"/>
        </w:rPr>
        <w:t xml:space="preserve"> - Account-related statistics of the user.</w:t>
      </w:r>
    </w:p>
    <w:p w:rsidR="00000000" w:rsidDel="00000000" w:rsidP="00000000" w:rsidRDefault="00000000" w:rsidRPr="00000000" w14:paraId="0000056B">
      <w:pPr>
        <w:numPr>
          <w:ilvl w:val="1"/>
          <w:numId w:val="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usersTaskStatistics (UsersTaskStatistics)</w:t>
      </w:r>
      <w:r w:rsidDel="00000000" w:rsidR="00000000" w:rsidRPr="00000000">
        <w:rPr>
          <w:sz w:val="26"/>
          <w:szCs w:val="26"/>
          <w:rtl w:val="0"/>
        </w:rPr>
        <w:t xml:space="preserve"> - Task-related performance statistics of the user.</w:t>
      </w:r>
    </w:p>
    <w:p w:rsidR="00000000" w:rsidDel="00000000" w:rsidP="00000000" w:rsidRDefault="00000000" w:rsidRPr="00000000" w14:paraId="0000056C">
      <w:pPr>
        <w:numPr>
          <w:ilvl w:val="1"/>
          <w:numId w:val="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usersSessionStatistics (UsersSessionStatistics)</w:t>
      </w:r>
      <w:r w:rsidDel="00000000" w:rsidR="00000000" w:rsidRPr="00000000">
        <w:rPr>
          <w:sz w:val="26"/>
          <w:szCs w:val="26"/>
          <w:rtl w:val="0"/>
        </w:rPr>
        <w:t xml:space="preserve"> - Session-based productivity statistics of the user.</w:t>
      </w:r>
    </w:p>
    <w:p w:rsidR="00000000" w:rsidDel="00000000" w:rsidP="00000000" w:rsidRDefault="00000000" w:rsidRPr="00000000" w14:paraId="0000056D">
      <w:pPr>
        <w:numPr>
          <w:ilvl w:val="1"/>
          <w:numId w:val="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usersFeedbackStatistics (UsersFeedbackStatistics)</w:t>
      </w:r>
      <w:r w:rsidDel="00000000" w:rsidR="00000000" w:rsidRPr="00000000">
        <w:rPr>
          <w:sz w:val="26"/>
          <w:szCs w:val="26"/>
          <w:rtl w:val="0"/>
        </w:rPr>
        <w:t xml:space="preserve"> - Feedback and review statistics related to the user.</w:t>
      </w:r>
    </w:p>
    <w:p w:rsidR="00000000" w:rsidDel="00000000" w:rsidP="00000000" w:rsidRDefault="00000000" w:rsidRPr="00000000" w14:paraId="0000056E">
      <w:pPr>
        <w:numPr>
          <w:ilvl w:val="1"/>
          <w:numId w:val="2"/>
        </w:numPr>
        <w:spacing w:after="240" w:before="0" w:beforeAutospacing="0" w:line="276" w:lineRule="auto"/>
        <w:ind w:left="1440" w:hanging="360"/>
        <w:rPr>
          <w:sz w:val="26"/>
          <w:szCs w:val="26"/>
        </w:rPr>
      </w:pPr>
      <w:r w:rsidDel="00000000" w:rsidR="00000000" w:rsidRPr="00000000">
        <w:rPr>
          <w:b w:val="1"/>
          <w:sz w:val="26"/>
          <w:szCs w:val="26"/>
          <w:rtl w:val="0"/>
        </w:rPr>
        <w:t xml:space="preserve">reportGeneratedDate (Date)</w:t>
      </w:r>
      <w:r w:rsidDel="00000000" w:rsidR="00000000" w:rsidRPr="00000000">
        <w:rPr>
          <w:sz w:val="26"/>
          <w:szCs w:val="26"/>
          <w:rtl w:val="0"/>
        </w:rPr>
        <w:t xml:space="preserve"> - Date when the performance report was generated.</w:t>
      </w:r>
    </w:p>
    <w:p w:rsidR="00000000" w:rsidDel="00000000" w:rsidP="00000000" w:rsidRDefault="00000000" w:rsidRPr="00000000" w14:paraId="0000056F">
      <w:pPr>
        <w:spacing w:after="240" w:before="240" w:line="276" w:lineRule="auto"/>
        <w:ind w:left="0" w:firstLine="0"/>
        <w:rPr>
          <w:b w:val="1"/>
          <w:sz w:val="26"/>
          <w:szCs w:val="26"/>
        </w:rPr>
      </w:pPr>
      <w:r w:rsidDel="00000000" w:rsidR="00000000" w:rsidRPr="00000000">
        <w:rPr>
          <w:b w:val="1"/>
          <w:sz w:val="26"/>
          <w:szCs w:val="26"/>
          <w:rtl w:val="0"/>
        </w:rPr>
        <w:t xml:space="preserve">Method:</w:t>
      </w:r>
    </w:p>
    <w:p w:rsidR="00000000" w:rsidDel="00000000" w:rsidP="00000000" w:rsidRDefault="00000000" w:rsidRPr="00000000" w14:paraId="00000570">
      <w:pPr>
        <w:spacing w:after="240" w:before="240" w:line="276" w:lineRule="auto"/>
        <w:ind w:left="0" w:firstLine="0"/>
        <w:rPr>
          <w:b w:val="1"/>
          <w:sz w:val="26"/>
          <w:szCs w:val="26"/>
        </w:rPr>
      </w:pPr>
      <w:r w:rsidDel="00000000" w:rsidR="00000000" w:rsidRPr="00000000">
        <w:rPr>
          <w:b w:val="1"/>
          <w:sz w:val="26"/>
          <w:szCs w:val="26"/>
          <w:rtl w:val="0"/>
        </w:rPr>
        <w:t xml:space="preserve">         1)getPerformanceReport()</w:t>
      </w:r>
    </w:p>
    <w:p w:rsidR="00000000" w:rsidDel="00000000" w:rsidP="00000000" w:rsidRDefault="00000000" w:rsidRPr="00000000" w14:paraId="00000571">
      <w:pPr>
        <w:spacing w:after="240" w:before="240" w:line="276" w:lineRule="auto"/>
        <w:ind w:left="0" w:firstLine="0"/>
        <w:rPr>
          <w:b w:val="1"/>
          <w:sz w:val="26"/>
          <w:szCs w:val="26"/>
        </w:rPr>
      </w:pPr>
      <w:r w:rsidDel="00000000" w:rsidR="00000000" w:rsidRPr="00000000">
        <w:rPr>
          <w:b w:val="1"/>
          <w:sz w:val="26"/>
          <w:szCs w:val="26"/>
          <w:rtl w:val="0"/>
        </w:rPr>
        <w:t xml:space="preserve">         2)getPreviousPerformanceReports()</w:t>
      </w:r>
    </w:p>
    <w:p w:rsidR="00000000" w:rsidDel="00000000" w:rsidP="00000000" w:rsidRDefault="00000000" w:rsidRPr="00000000" w14:paraId="00000572">
      <w:pPr>
        <w:spacing w:after="240" w:before="240" w:line="276" w:lineRule="auto"/>
        <w:ind w:left="0" w:firstLine="0"/>
        <w:rPr>
          <w:b w:val="1"/>
          <w:sz w:val="26"/>
          <w:szCs w:val="26"/>
        </w:rPr>
      </w:pPr>
      <w:r w:rsidDel="00000000" w:rsidR="00000000" w:rsidRPr="00000000">
        <w:rPr>
          <w:rtl w:val="0"/>
        </w:rPr>
      </w:r>
    </w:p>
    <w:p w:rsidR="00000000" w:rsidDel="00000000" w:rsidP="00000000" w:rsidRDefault="00000000" w:rsidRPr="00000000" w14:paraId="00000573">
      <w:pPr>
        <w:spacing w:after="240" w:before="240" w:line="276" w:lineRule="auto"/>
        <w:ind w:left="1440" w:firstLine="0"/>
        <w:rPr>
          <w:sz w:val="26"/>
          <w:szCs w:val="26"/>
        </w:rPr>
      </w:pPr>
      <w:r w:rsidDel="00000000" w:rsidR="00000000" w:rsidRPr="00000000">
        <w:rPr>
          <w:rtl w:val="0"/>
        </w:rPr>
      </w:r>
    </w:p>
    <w:p w:rsidR="00000000" w:rsidDel="00000000" w:rsidP="00000000" w:rsidRDefault="00000000" w:rsidRPr="00000000" w14:paraId="00000574">
      <w:pPr>
        <w:spacing w:after="240" w:before="240" w:line="276" w:lineRule="auto"/>
        <w:ind w:left="1440" w:firstLine="0"/>
        <w:rPr>
          <w:b w:val="1"/>
          <w:sz w:val="26"/>
          <w:szCs w:val="26"/>
        </w:rPr>
      </w:pPr>
      <w:r w:rsidDel="00000000" w:rsidR="00000000" w:rsidRPr="00000000">
        <w:rPr>
          <w:rtl w:val="0"/>
        </w:rPr>
      </w:r>
    </w:p>
    <w:p w:rsidR="00000000" w:rsidDel="00000000" w:rsidP="00000000" w:rsidRDefault="00000000" w:rsidRPr="00000000" w14:paraId="00000575">
      <w:pPr>
        <w:spacing w:after="240" w:before="240" w:line="276" w:lineRule="auto"/>
        <w:ind w:left="1440" w:firstLine="0"/>
        <w:rPr>
          <w:b w:val="1"/>
          <w:sz w:val="26"/>
          <w:szCs w:val="26"/>
        </w:rPr>
      </w:pPr>
      <w:r w:rsidDel="00000000" w:rsidR="00000000" w:rsidRPr="00000000">
        <w:rPr>
          <w:rtl w:val="0"/>
        </w:rPr>
      </w:r>
    </w:p>
    <w:p w:rsidR="00000000" w:rsidDel="00000000" w:rsidP="00000000" w:rsidRDefault="00000000" w:rsidRPr="00000000" w14:paraId="00000576">
      <w:pPr>
        <w:pStyle w:val="Heading3"/>
        <w:keepNext w:val="0"/>
        <w:keepLines w:val="0"/>
        <w:spacing w:before="280" w:line="276" w:lineRule="auto"/>
        <w:jc w:val="both"/>
        <w:rPr>
          <w:b w:val="1"/>
          <w:color w:val="000000"/>
          <w:sz w:val="26"/>
          <w:szCs w:val="26"/>
        </w:rPr>
      </w:pPr>
      <w:bookmarkStart w:colFirst="0" w:colLast="0" w:name="_l4r5sr1r6zjg" w:id="20"/>
      <w:bookmarkEnd w:id="20"/>
      <w:r w:rsidDel="00000000" w:rsidR="00000000" w:rsidRPr="00000000">
        <w:rPr>
          <w:rtl w:val="0"/>
        </w:rPr>
      </w:r>
    </w:p>
    <w:p w:rsidR="00000000" w:rsidDel="00000000" w:rsidP="00000000" w:rsidRDefault="00000000" w:rsidRPr="00000000" w14:paraId="00000577">
      <w:pPr>
        <w:pStyle w:val="Heading3"/>
        <w:keepNext w:val="0"/>
        <w:keepLines w:val="0"/>
        <w:spacing w:before="280" w:line="276" w:lineRule="auto"/>
        <w:jc w:val="both"/>
        <w:rPr>
          <w:b w:val="1"/>
          <w:color w:val="000000"/>
          <w:sz w:val="26"/>
          <w:szCs w:val="26"/>
        </w:rPr>
      </w:pPr>
      <w:bookmarkStart w:colFirst="0" w:colLast="0" w:name="_s5ol2kjnzjlp" w:id="21"/>
      <w:bookmarkEnd w:id="21"/>
      <w:r w:rsidDel="00000000" w:rsidR="00000000" w:rsidRPr="00000000">
        <w:rPr>
          <w:rtl w:val="0"/>
        </w:rPr>
      </w:r>
    </w:p>
    <w:p w:rsidR="00000000" w:rsidDel="00000000" w:rsidP="00000000" w:rsidRDefault="00000000" w:rsidRPr="00000000" w14:paraId="00000578">
      <w:pPr>
        <w:pStyle w:val="Heading3"/>
        <w:keepNext w:val="0"/>
        <w:keepLines w:val="0"/>
        <w:spacing w:before="280" w:line="276" w:lineRule="auto"/>
        <w:jc w:val="both"/>
        <w:rPr>
          <w:b w:val="1"/>
          <w:color w:val="000000"/>
          <w:sz w:val="26"/>
          <w:szCs w:val="26"/>
        </w:rPr>
      </w:pPr>
      <w:bookmarkStart w:colFirst="0" w:colLast="0" w:name="_sqzhx66fimtr" w:id="22"/>
      <w:bookmarkEnd w:id="22"/>
      <w:r w:rsidDel="00000000" w:rsidR="00000000" w:rsidRPr="00000000">
        <w:rPr>
          <w:rtl w:val="0"/>
        </w:rPr>
      </w:r>
    </w:p>
    <w:p w:rsidR="00000000" w:rsidDel="00000000" w:rsidP="00000000" w:rsidRDefault="00000000" w:rsidRPr="00000000" w14:paraId="00000579">
      <w:pPr>
        <w:pStyle w:val="Heading3"/>
        <w:keepNext w:val="0"/>
        <w:keepLines w:val="0"/>
        <w:spacing w:before="280" w:line="276" w:lineRule="auto"/>
        <w:jc w:val="both"/>
        <w:rPr>
          <w:b w:val="1"/>
          <w:color w:val="000000"/>
          <w:sz w:val="26"/>
          <w:szCs w:val="26"/>
        </w:rPr>
      </w:pPr>
      <w:bookmarkStart w:colFirst="0" w:colLast="0" w:name="_yq5k51l74sfg" w:id="23"/>
      <w:bookmarkEnd w:id="23"/>
      <w:r w:rsidDel="00000000" w:rsidR="00000000" w:rsidRPr="00000000">
        <w:rPr>
          <w:b w:val="1"/>
          <w:color w:val="000000"/>
          <w:sz w:val="26"/>
          <w:szCs w:val="26"/>
          <w:rtl w:val="0"/>
        </w:rPr>
        <w:t xml:space="preserve">5. Notification</w:t>
      </w:r>
    </w:p>
    <w:p w:rsidR="00000000" w:rsidDel="00000000" w:rsidP="00000000" w:rsidRDefault="00000000" w:rsidRPr="00000000" w14:paraId="0000057A">
      <w:pPr>
        <w:numPr>
          <w:ilvl w:val="0"/>
          <w:numId w:val="1"/>
        </w:numPr>
        <w:spacing w:after="0" w:afterAutospacing="0" w:before="240" w:line="276" w:lineRule="auto"/>
        <w:ind w:left="720" w:hanging="360"/>
        <w:rPr>
          <w:sz w:val="26"/>
          <w:szCs w:val="26"/>
        </w:rPr>
      </w:pPr>
      <w:r w:rsidDel="00000000" w:rsidR="00000000" w:rsidRPr="00000000">
        <w:rPr>
          <w:sz w:val="26"/>
          <w:szCs w:val="26"/>
          <w:rtl w:val="0"/>
        </w:rPr>
        <w:t xml:space="preserve">Attributes:</w:t>
      </w:r>
    </w:p>
    <w:p w:rsidR="00000000" w:rsidDel="00000000" w:rsidP="00000000" w:rsidRDefault="00000000" w:rsidRPr="00000000" w14:paraId="0000057B">
      <w:pPr>
        <w:numPr>
          <w:ilvl w:val="1"/>
          <w:numId w:val="1"/>
        </w:numPr>
        <w:spacing w:after="0" w:afterAutospacing="0" w:before="0" w:beforeAutospacing="0" w:line="276" w:lineRule="auto"/>
        <w:ind w:left="1440" w:hanging="360"/>
        <w:rPr>
          <w:sz w:val="24"/>
          <w:szCs w:val="24"/>
        </w:rPr>
      </w:pPr>
      <w:r w:rsidDel="00000000" w:rsidR="00000000" w:rsidRPr="00000000">
        <w:rPr>
          <w:rFonts w:ascii="Roboto Mono" w:cs="Roboto Mono" w:eastAsia="Roboto Mono" w:hAnsi="Roboto Mono"/>
          <w:b w:val="1"/>
          <w:sz w:val="24"/>
          <w:szCs w:val="24"/>
          <w:rtl w:val="0"/>
        </w:rPr>
        <w:t xml:space="preserve">notificationId (ObjectId)</w:t>
      </w:r>
      <w:r w:rsidDel="00000000" w:rsidR="00000000" w:rsidRPr="00000000">
        <w:rPr>
          <w:rFonts w:ascii="Roboto Mono" w:cs="Roboto Mono" w:eastAsia="Roboto Mono" w:hAnsi="Roboto Mono"/>
          <w:sz w:val="24"/>
          <w:szCs w:val="24"/>
          <w:rtl w:val="0"/>
        </w:rPr>
        <w:t xml:space="preserve"> - Unique identifier for the notification.</w:t>
      </w:r>
    </w:p>
    <w:p w:rsidR="00000000" w:rsidDel="00000000" w:rsidP="00000000" w:rsidRDefault="00000000" w:rsidRPr="00000000" w14:paraId="0000057C">
      <w:pPr>
        <w:numPr>
          <w:ilvl w:val="1"/>
          <w:numId w:val="1"/>
        </w:numPr>
        <w:spacing w:after="0" w:afterAutospacing="0" w:before="0" w:beforeAutospacing="0" w:line="276" w:lineRule="auto"/>
        <w:ind w:left="1440" w:hanging="360"/>
        <w:rPr>
          <w:sz w:val="24"/>
          <w:szCs w:val="24"/>
        </w:rPr>
      </w:pPr>
      <w:r w:rsidDel="00000000" w:rsidR="00000000" w:rsidRPr="00000000">
        <w:rPr>
          <w:rFonts w:ascii="Roboto Mono" w:cs="Roboto Mono" w:eastAsia="Roboto Mono" w:hAnsi="Roboto Mono"/>
          <w:b w:val="1"/>
          <w:sz w:val="24"/>
          <w:szCs w:val="24"/>
          <w:rtl w:val="0"/>
        </w:rPr>
        <w:t xml:space="preserve">sender (String)</w:t>
      </w:r>
      <w:r w:rsidDel="00000000" w:rsidR="00000000" w:rsidRPr="00000000">
        <w:rPr>
          <w:rFonts w:ascii="Roboto Mono" w:cs="Roboto Mono" w:eastAsia="Roboto Mono" w:hAnsi="Roboto Mono"/>
          <w:sz w:val="24"/>
          <w:szCs w:val="24"/>
          <w:rtl w:val="0"/>
        </w:rPr>
        <w:t xml:space="preserve"> - Username of the sender.</w:t>
      </w:r>
    </w:p>
    <w:p w:rsidR="00000000" w:rsidDel="00000000" w:rsidP="00000000" w:rsidRDefault="00000000" w:rsidRPr="00000000" w14:paraId="0000057D">
      <w:pPr>
        <w:numPr>
          <w:ilvl w:val="1"/>
          <w:numId w:val="1"/>
        </w:numPr>
        <w:spacing w:after="0" w:afterAutospacing="0" w:before="0" w:beforeAutospacing="0" w:line="276" w:lineRule="auto"/>
        <w:ind w:left="1440" w:hanging="360"/>
        <w:rPr>
          <w:sz w:val="24"/>
          <w:szCs w:val="24"/>
        </w:rPr>
      </w:pPr>
      <w:r w:rsidDel="00000000" w:rsidR="00000000" w:rsidRPr="00000000">
        <w:rPr>
          <w:rFonts w:ascii="Roboto Mono" w:cs="Roboto Mono" w:eastAsia="Roboto Mono" w:hAnsi="Roboto Mono"/>
          <w:b w:val="1"/>
          <w:sz w:val="24"/>
          <w:szCs w:val="24"/>
          <w:rtl w:val="0"/>
        </w:rPr>
        <w:t xml:space="preserve">recipients (Set of Strings)</w:t>
      </w:r>
      <w:r w:rsidDel="00000000" w:rsidR="00000000" w:rsidRPr="00000000">
        <w:rPr>
          <w:rFonts w:ascii="Roboto Mono" w:cs="Roboto Mono" w:eastAsia="Roboto Mono" w:hAnsi="Roboto Mono"/>
          <w:sz w:val="24"/>
          <w:szCs w:val="24"/>
          <w:rtl w:val="0"/>
        </w:rPr>
        <w:t xml:space="preserve"> - Usernames of the recipients.</w:t>
      </w:r>
    </w:p>
    <w:p w:rsidR="00000000" w:rsidDel="00000000" w:rsidP="00000000" w:rsidRDefault="00000000" w:rsidRPr="00000000" w14:paraId="0000057E">
      <w:pPr>
        <w:numPr>
          <w:ilvl w:val="1"/>
          <w:numId w:val="1"/>
        </w:numPr>
        <w:spacing w:after="0" w:afterAutospacing="0" w:before="0" w:beforeAutospacing="0" w:line="276" w:lineRule="auto"/>
        <w:ind w:left="1440" w:hanging="360"/>
        <w:rPr>
          <w:sz w:val="24"/>
          <w:szCs w:val="24"/>
        </w:rPr>
      </w:pPr>
      <w:r w:rsidDel="00000000" w:rsidR="00000000" w:rsidRPr="00000000">
        <w:rPr>
          <w:rFonts w:ascii="Roboto Mono" w:cs="Roboto Mono" w:eastAsia="Roboto Mono" w:hAnsi="Roboto Mono"/>
          <w:b w:val="1"/>
          <w:sz w:val="24"/>
          <w:szCs w:val="24"/>
          <w:rtl w:val="0"/>
        </w:rPr>
        <w:t xml:space="preserve">notificationSubject (String)</w:t>
      </w:r>
      <w:r w:rsidDel="00000000" w:rsidR="00000000" w:rsidRPr="00000000">
        <w:rPr>
          <w:rFonts w:ascii="Roboto Mono" w:cs="Roboto Mono" w:eastAsia="Roboto Mono" w:hAnsi="Roboto Mono"/>
          <w:sz w:val="24"/>
          <w:szCs w:val="24"/>
          <w:rtl w:val="0"/>
        </w:rPr>
        <w:t xml:space="preserve"> - Subject of the notification (can be an enum).</w:t>
      </w:r>
    </w:p>
    <w:p w:rsidR="00000000" w:rsidDel="00000000" w:rsidP="00000000" w:rsidRDefault="00000000" w:rsidRPr="00000000" w14:paraId="0000057F">
      <w:pPr>
        <w:numPr>
          <w:ilvl w:val="1"/>
          <w:numId w:val="1"/>
        </w:numPr>
        <w:spacing w:after="0" w:afterAutospacing="0" w:before="0" w:beforeAutospacing="0" w:line="276" w:lineRule="auto"/>
        <w:ind w:left="1440" w:hanging="360"/>
        <w:rPr>
          <w:sz w:val="24"/>
          <w:szCs w:val="24"/>
        </w:rPr>
      </w:pPr>
      <w:r w:rsidDel="00000000" w:rsidR="00000000" w:rsidRPr="00000000">
        <w:rPr>
          <w:rFonts w:ascii="Roboto Mono" w:cs="Roboto Mono" w:eastAsia="Roboto Mono" w:hAnsi="Roboto Mono"/>
          <w:b w:val="1"/>
          <w:sz w:val="24"/>
          <w:szCs w:val="24"/>
          <w:rtl w:val="0"/>
        </w:rPr>
        <w:t xml:space="preserve">notificationMessage (String)</w:t>
      </w:r>
      <w:r w:rsidDel="00000000" w:rsidR="00000000" w:rsidRPr="00000000">
        <w:rPr>
          <w:rFonts w:ascii="Roboto Mono" w:cs="Roboto Mono" w:eastAsia="Roboto Mono" w:hAnsi="Roboto Mono"/>
          <w:sz w:val="24"/>
          <w:szCs w:val="24"/>
          <w:rtl w:val="0"/>
        </w:rPr>
        <w:t xml:space="preserve"> - Content of the notification.</w:t>
      </w:r>
    </w:p>
    <w:p w:rsidR="00000000" w:rsidDel="00000000" w:rsidP="00000000" w:rsidRDefault="00000000" w:rsidRPr="00000000" w14:paraId="00000580">
      <w:pPr>
        <w:numPr>
          <w:ilvl w:val="1"/>
          <w:numId w:val="1"/>
        </w:numPr>
        <w:spacing w:after="0" w:afterAutospacing="0" w:before="0" w:beforeAutospacing="0" w:line="276" w:lineRule="auto"/>
        <w:ind w:left="1440" w:hanging="360"/>
        <w:rPr>
          <w:sz w:val="24"/>
          <w:szCs w:val="24"/>
        </w:rPr>
      </w:pPr>
      <w:r w:rsidDel="00000000" w:rsidR="00000000" w:rsidRPr="00000000">
        <w:rPr>
          <w:rFonts w:ascii="Roboto Mono" w:cs="Roboto Mono" w:eastAsia="Roboto Mono" w:hAnsi="Roboto Mono"/>
          <w:b w:val="1"/>
          <w:sz w:val="24"/>
          <w:szCs w:val="24"/>
          <w:rtl w:val="0"/>
        </w:rPr>
        <w:t xml:space="preserve">notificationStatus (String)</w:t>
      </w:r>
      <w:r w:rsidDel="00000000" w:rsidR="00000000" w:rsidRPr="00000000">
        <w:rPr>
          <w:rFonts w:ascii="Roboto Mono" w:cs="Roboto Mono" w:eastAsia="Roboto Mono" w:hAnsi="Roboto Mono"/>
          <w:sz w:val="24"/>
          <w:szCs w:val="24"/>
          <w:rtl w:val="0"/>
        </w:rPr>
        <w:t xml:space="preserve"> - Status of the notification (e.g., Seen, Unseen).</w:t>
      </w:r>
    </w:p>
    <w:p w:rsidR="00000000" w:rsidDel="00000000" w:rsidP="00000000" w:rsidRDefault="00000000" w:rsidRPr="00000000" w14:paraId="00000581">
      <w:pPr>
        <w:numPr>
          <w:ilvl w:val="1"/>
          <w:numId w:val="1"/>
        </w:numPr>
        <w:spacing w:after="0" w:afterAutospacing="0" w:before="0" w:beforeAutospacing="0" w:line="276" w:lineRule="auto"/>
        <w:ind w:left="1440" w:hanging="360"/>
        <w:rPr>
          <w:sz w:val="24"/>
          <w:szCs w:val="24"/>
        </w:rPr>
      </w:pPr>
      <w:r w:rsidDel="00000000" w:rsidR="00000000" w:rsidRPr="00000000">
        <w:rPr>
          <w:rFonts w:ascii="Roboto Mono" w:cs="Roboto Mono" w:eastAsia="Roboto Mono" w:hAnsi="Roboto Mono"/>
          <w:b w:val="1"/>
          <w:sz w:val="24"/>
          <w:szCs w:val="24"/>
          <w:rtl w:val="0"/>
        </w:rPr>
        <w:t xml:space="preserve">entityNameRelatedToNotification (String)</w:t>
      </w:r>
      <w:r w:rsidDel="00000000" w:rsidR="00000000" w:rsidRPr="00000000">
        <w:rPr>
          <w:rFonts w:ascii="Roboto Mono" w:cs="Roboto Mono" w:eastAsia="Roboto Mono" w:hAnsi="Roboto Mono"/>
          <w:sz w:val="24"/>
          <w:szCs w:val="24"/>
          <w:rtl w:val="0"/>
        </w:rPr>
        <w:t xml:space="preserve"> - Name of the entity related to the notification (e.g., team-related notifications).</w:t>
      </w:r>
    </w:p>
    <w:p w:rsidR="00000000" w:rsidDel="00000000" w:rsidP="00000000" w:rsidRDefault="00000000" w:rsidRPr="00000000" w14:paraId="00000582">
      <w:pPr>
        <w:numPr>
          <w:ilvl w:val="1"/>
          <w:numId w:val="1"/>
        </w:numPr>
        <w:spacing w:after="240" w:before="0" w:beforeAutospacing="0" w:line="276" w:lineRule="auto"/>
        <w:ind w:left="1440" w:hanging="360"/>
        <w:rPr>
          <w:sz w:val="24"/>
          <w:szCs w:val="24"/>
        </w:rPr>
      </w:pPr>
      <w:r w:rsidDel="00000000" w:rsidR="00000000" w:rsidRPr="00000000">
        <w:rPr>
          <w:rFonts w:ascii="Roboto Mono" w:cs="Roboto Mono" w:eastAsia="Roboto Mono" w:hAnsi="Roboto Mono"/>
          <w:b w:val="1"/>
          <w:sz w:val="24"/>
          <w:szCs w:val="24"/>
          <w:rtl w:val="0"/>
        </w:rPr>
        <w:t xml:space="preserve">timeStamp (Date)</w:t>
      </w:r>
      <w:r w:rsidDel="00000000" w:rsidR="00000000" w:rsidRPr="00000000">
        <w:rPr>
          <w:rFonts w:ascii="Roboto Mono" w:cs="Roboto Mono" w:eastAsia="Roboto Mono" w:hAnsi="Roboto Mono"/>
          <w:sz w:val="24"/>
          <w:szCs w:val="24"/>
          <w:rtl w:val="0"/>
        </w:rPr>
        <w:t xml:space="preserve"> - Timestamp of when the notification was created.</w:t>
      </w:r>
    </w:p>
    <w:p w:rsidR="00000000" w:rsidDel="00000000" w:rsidP="00000000" w:rsidRDefault="00000000" w:rsidRPr="00000000" w14:paraId="00000583">
      <w:pPr>
        <w:spacing w:after="240" w:before="240" w:line="276" w:lineRule="auto"/>
        <w:ind w:left="1440" w:firstLine="0"/>
        <w:rPr>
          <w:sz w:val="26"/>
          <w:szCs w:val="26"/>
        </w:rPr>
      </w:pPr>
      <w:r w:rsidDel="00000000" w:rsidR="00000000" w:rsidRPr="00000000">
        <w:rPr>
          <w:rtl w:val="0"/>
        </w:rPr>
      </w:r>
    </w:p>
    <w:p w:rsidR="00000000" w:rsidDel="00000000" w:rsidP="00000000" w:rsidRDefault="00000000" w:rsidRPr="00000000" w14:paraId="00000584">
      <w:pPr>
        <w:spacing w:after="240" w:before="240" w:line="276" w:lineRule="auto"/>
        <w:rPr>
          <w:b w:val="1"/>
          <w:sz w:val="26"/>
          <w:szCs w:val="26"/>
        </w:rPr>
      </w:pPr>
      <w:r w:rsidDel="00000000" w:rsidR="00000000" w:rsidRPr="00000000">
        <w:rPr>
          <w:b w:val="1"/>
          <w:sz w:val="26"/>
          <w:szCs w:val="26"/>
          <w:rtl w:val="0"/>
        </w:rPr>
        <w:t xml:space="preserve">6.Message</w:t>
      </w:r>
    </w:p>
    <w:p w:rsidR="00000000" w:rsidDel="00000000" w:rsidP="00000000" w:rsidRDefault="00000000" w:rsidRPr="00000000" w14:paraId="00000585">
      <w:pPr>
        <w:numPr>
          <w:ilvl w:val="0"/>
          <w:numId w:val="2"/>
        </w:numPr>
        <w:spacing w:after="24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586">
      <w:pPr>
        <w:spacing w:after="240" w:before="240" w:line="276" w:lineRule="auto"/>
        <w:ind w:left="720" w:firstLine="0"/>
        <w:rPr>
          <w:b w:val="1"/>
          <w:sz w:val="26"/>
          <w:szCs w:val="26"/>
        </w:rPr>
      </w:pPr>
      <w:r w:rsidDel="00000000" w:rsidR="00000000" w:rsidRPr="00000000">
        <w:rPr>
          <w:b w:val="1"/>
          <w:sz w:val="26"/>
          <w:szCs w:val="26"/>
          <w:rtl w:val="0"/>
        </w:rPr>
        <w:t xml:space="preserve">messageId (ObjectId) - Unique identifier for the message.</w:t>
      </w:r>
    </w:p>
    <w:p w:rsidR="00000000" w:rsidDel="00000000" w:rsidP="00000000" w:rsidRDefault="00000000" w:rsidRPr="00000000" w14:paraId="00000587">
      <w:pPr>
        <w:spacing w:after="240" w:before="240" w:line="276" w:lineRule="auto"/>
        <w:ind w:left="720" w:firstLine="0"/>
        <w:rPr>
          <w:b w:val="1"/>
          <w:sz w:val="26"/>
          <w:szCs w:val="26"/>
        </w:rPr>
      </w:pPr>
      <w:r w:rsidDel="00000000" w:rsidR="00000000" w:rsidRPr="00000000">
        <w:rPr>
          <w:b w:val="1"/>
          <w:sz w:val="26"/>
          <w:szCs w:val="26"/>
          <w:rtl w:val="0"/>
        </w:rPr>
        <w:t xml:space="preserve">sender (String) - Username of the sender.</w:t>
      </w:r>
    </w:p>
    <w:p w:rsidR="00000000" w:rsidDel="00000000" w:rsidP="00000000" w:rsidRDefault="00000000" w:rsidRPr="00000000" w14:paraId="00000588">
      <w:pPr>
        <w:spacing w:after="240" w:before="240" w:line="276" w:lineRule="auto"/>
        <w:ind w:left="720" w:firstLine="0"/>
        <w:rPr>
          <w:b w:val="1"/>
          <w:sz w:val="26"/>
          <w:szCs w:val="26"/>
        </w:rPr>
      </w:pPr>
      <w:r w:rsidDel="00000000" w:rsidR="00000000" w:rsidRPr="00000000">
        <w:rPr>
          <w:b w:val="1"/>
          <w:sz w:val="26"/>
          <w:szCs w:val="26"/>
          <w:rtl w:val="0"/>
        </w:rPr>
        <w:t xml:space="preserve">recipients (Set of Strings) - Usernames of the recipients.</w:t>
      </w:r>
    </w:p>
    <w:p w:rsidR="00000000" w:rsidDel="00000000" w:rsidP="00000000" w:rsidRDefault="00000000" w:rsidRPr="00000000" w14:paraId="00000589">
      <w:pPr>
        <w:spacing w:after="240" w:before="240" w:line="276" w:lineRule="auto"/>
        <w:ind w:left="720" w:firstLine="0"/>
        <w:rPr>
          <w:b w:val="1"/>
          <w:sz w:val="26"/>
          <w:szCs w:val="26"/>
        </w:rPr>
      </w:pPr>
      <w:r w:rsidDel="00000000" w:rsidR="00000000" w:rsidRPr="00000000">
        <w:rPr>
          <w:b w:val="1"/>
          <w:sz w:val="26"/>
          <w:szCs w:val="26"/>
          <w:rtl w:val="0"/>
        </w:rPr>
        <w:t xml:space="preserve">messageSubject (String) - Subject of the message.</w:t>
      </w:r>
    </w:p>
    <w:p w:rsidR="00000000" w:rsidDel="00000000" w:rsidP="00000000" w:rsidRDefault="00000000" w:rsidRPr="00000000" w14:paraId="0000058A">
      <w:pPr>
        <w:spacing w:after="240" w:before="240" w:line="276" w:lineRule="auto"/>
        <w:ind w:left="720" w:firstLine="0"/>
        <w:rPr>
          <w:b w:val="1"/>
          <w:sz w:val="26"/>
          <w:szCs w:val="26"/>
        </w:rPr>
      </w:pPr>
      <w:r w:rsidDel="00000000" w:rsidR="00000000" w:rsidRPr="00000000">
        <w:rPr>
          <w:b w:val="1"/>
          <w:sz w:val="26"/>
          <w:szCs w:val="26"/>
          <w:rtl w:val="0"/>
        </w:rPr>
        <w:t xml:space="preserve">messageDescription (String) - Content or body of the message.</w:t>
      </w:r>
    </w:p>
    <w:p w:rsidR="00000000" w:rsidDel="00000000" w:rsidP="00000000" w:rsidRDefault="00000000" w:rsidRPr="00000000" w14:paraId="0000058B">
      <w:pPr>
        <w:spacing w:after="240" w:before="240" w:line="276" w:lineRule="auto"/>
        <w:ind w:left="720" w:firstLine="0"/>
        <w:rPr>
          <w:b w:val="1"/>
          <w:sz w:val="26"/>
          <w:szCs w:val="26"/>
        </w:rPr>
      </w:pPr>
      <w:r w:rsidDel="00000000" w:rsidR="00000000" w:rsidRPr="00000000">
        <w:rPr>
          <w:b w:val="1"/>
          <w:sz w:val="26"/>
          <w:szCs w:val="26"/>
          <w:rtl w:val="0"/>
        </w:rPr>
        <w:t xml:space="preserve">messageStatus (String) - Status of the message (e.g., Read, Unread).</w:t>
      </w:r>
    </w:p>
    <w:p w:rsidR="00000000" w:rsidDel="00000000" w:rsidP="00000000" w:rsidRDefault="00000000" w:rsidRPr="00000000" w14:paraId="0000058C">
      <w:pPr>
        <w:spacing w:after="240" w:before="240" w:line="276" w:lineRule="auto"/>
        <w:ind w:left="720" w:firstLine="0"/>
        <w:rPr>
          <w:b w:val="1"/>
          <w:sz w:val="26"/>
          <w:szCs w:val="26"/>
        </w:rPr>
      </w:pPr>
      <w:r w:rsidDel="00000000" w:rsidR="00000000" w:rsidRPr="00000000">
        <w:rPr>
          <w:b w:val="1"/>
          <w:sz w:val="26"/>
          <w:szCs w:val="26"/>
          <w:rtl w:val="0"/>
        </w:rPr>
        <w:t xml:space="preserve">timeStamp (Date) - Timestamp indicating when the message was sent.</w:t>
      </w:r>
    </w:p>
    <w:p w:rsidR="00000000" w:rsidDel="00000000" w:rsidP="00000000" w:rsidRDefault="00000000" w:rsidRPr="00000000" w14:paraId="0000058D">
      <w:pPr>
        <w:spacing w:after="240" w:before="240" w:line="276" w:lineRule="auto"/>
        <w:ind w:left="720" w:firstLine="0"/>
        <w:rPr>
          <w:b w:val="1"/>
          <w:sz w:val="26"/>
          <w:szCs w:val="26"/>
        </w:rPr>
      </w:pPr>
      <w:r w:rsidDel="00000000" w:rsidR="00000000" w:rsidRPr="00000000">
        <w:rPr>
          <w:rtl w:val="0"/>
        </w:rPr>
      </w:r>
    </w:p>
    <w:p w:rsidR="00000000" w:rsidDel="00000000" w:rsidP="00000000" w:rsidRDefault="00000000" w:rsidRPr="00000000" w14:paraId="0000058E">
      <w:pPr>
        <w:spacing w:after="240" w:before="240" w:line="276" w:lineRule="auto"/>
        <w:ind w:left="720" w:firstLine="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58F">
      <w:pPr>
        <w:spacing w:after="240" w:before="240" w:line="276" w:lineRule="auto"/>
        <w:ind w:left="1440" w:firstLine="0"/>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sendMessage()</w:t>
      </w:r>
    </w:p>
    <w:p w:rsidR="00000000" w:rsidDel="00000000" w:rsidP="00000000" w:rsidRDefault="00000000" w:rsidRPr="00000000" w14:paraId="00000590">
      <w:pPr>
        <w:spacing w:after="240" w:before="240" w:line="276" w:lineRule="auto"/>
        <w:ind w:left="1440" w:firstLine="0"/>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getAllMessages()</w:t>
      </w:r>
    </w:p>
    <w:p w:rsidR="00000000" w:rsidDel="00000000" w:rsidP="00000000" w:rsidRDefault="00000000" w:rsidRPr="00000000" w14:paraId="00000591">
      <w:pPr>
        <w:spacing w:after="240" w:before="240" w:line="276" w:lineRule="auto"/>
        <w:ind w:left="720" w:firstLine="0"/>
        <w:rPr>
          <w:b w:val="1"/>
          <w:sz w:val="26"/>
          <w:szCs w:val="26"/>
        </w:rPr>
      </w:pPr>
      <w:r w:rsidDel="00000000" w:rsidR="00000000" w:rsidRPr="00000000">
        <w:rPr>
          <w:rtl w:val="0"/>
        </w:rPr>
      </w:r>
    </w:p>
    <w:p w:rsidR="00000000" w:rsidDel="00000000" w:rsidP="00000000" w:rsidRDefault="00000000" w:rsidRPr="00000000" w14:paraId="00000592">
      <w:pPr>
        <w:spacing w:after="240" w:before="240" w:line="276" w:lineRule="auto"/>
        <w:rPr>
          <w:sz w:val="26"/>
          <w:szCs w:val="26"/>
        </w:rPr>
      </w:pPr>
      <w:r w:rsidDel="00000000" w:rsidR="00000000" w:rsidRPr="00000000">
        <w:rPr>
          <w:rtl w:val="0"/>
        </w:rPr>
      </w:r>
    </w:p>
    <w:p w:rsidR="00000000" w:rsidDel="00000000" w:rsidP="00000000" w:rsidRDefault="00000000" w:rsidRPr="00000000" w14:paraId="00000593">
      <w:pPr>
        <w:spacing w:line="276" w:lineRule="auto"/>
        <w:jc w:val="both"/>
        <w:rPr>
          <w:sz w:val="26"/>
          <w:szCs w:val="26"/>
        </w:rPr>
      </w:pPr>
      <w:r w:rsidDel="00000000" w:rsidR="00000000" w:rsidRPr="00000000">
        <w:rPr>
          <w:rtl w:val="0"/>
        </w:rPr>
      </w:r>
    </w:p>
    <w:p w:rsidR="00000000" w:rsidDel="00000000" w:rsidP="00000000" w:rsidRDefault="00000000" w:rsidRPr="00000000" w14:paraId="00000594">
      <w:pPr>
        <w:spacing w:line="276" w:lineRule="auto"/>
        <w:jc w:val="both"/>
        <w:rPr>
          <w:sz w:val="26"/>
          <w:szCs w:val="26"/>
        </w:rPr>
      </w:pPr>
      <w:r w:rsidDel="00000000" w:rsidR="00000000" w:rsidRPr="00000000">
        <w:rPr>
          <w:rtl w:val="0"/>
        </w:rPr>
      </w:r>
    </w:p>
    <w:p w:rsidR="00000000" w:rsidDel="00000000" w:rsidP="00000000" w:rsidRDefault="00000000" w:rsidRPr="00000000" w14:paraId="00000595">
      <w:pPr>
        <w:pStyle w:val="Heading3"/>
        <w:keepNext w:val="0"/>
        <w:keepLines w:val="0"/>
        <w:spacing w:before="280" w:line="276" w:lineRule="auto"/>
        <w:jc w:val="both"/>
        <w:rPr>
          <w:b w:val="1"/>
          <w:color w:val="000000"/>
          <w:sz w:val="26"/>
          <w:szCs w:val="26"/>
        </w:rPr>
      </w:pPr>
      <w:bookmarkStart w:colFirst="0" w:colLast="0" w:name="_rtwxqz26bhym" w:id="24"/>
      <w:bookmarkEnd w:id="24"/>
      <w:r w:rsidDel="00000000" w:rsidR="00000000" w:rsidRPr="00000000">
        <w:rPr>
          <w:b w:val="1"/>
          <w:color w:val="000000"/>
          <w:sz w:val="26"/>
          <w:szCs w:val="26"/>
          <w:rtl w:val="0"/>
        </w:rPr>
        <w:t xml:space="preserve">7. Team</w:t>
      </w:r>
    </w:p>
    <w:p w:rsidR="00000000" w:rsidDel="00000000" w:rsidP="00000000" w:rsidRDefault="00000000" w:rsidRPr="00000000" w14:paraId="00000596">
      <w:pPr>
        <w:numPr>
          <w:ilvl w:val="0"/>
          <w:numId w:val="8"/>
        </w:numPr>
        <w:spacing w:after="0" w:afterAutospacing="0" w:before="240" w:line="276" w:lineRule="auto"/>
        <w:ind w:left="720" w:hanging="360"/>
        <w:rPr>
          <w:b w:val="1"/>
          <w:sz w:val="26"/>
          <w:szCs w:val="26"/>
        </w:rPr>
      </w:pPr>
      <w:r w:rsidDel="00000000" w:rsidR="00000000" w:rsidRPr="00000000">
        <w:rPr>
          <w:b w:val="1"/>
          <w:sz w:val="26"/>
          <w:szCs w:val="26"/>
          <w:rtl w:val="0"/>
        </w:rPr>
        <w:t xml:space="preserve">Attributes:</w:t>
      </w:r>
    </w:p>
    <w:p w:rsidR="00000000" w:rsidDel="00000000" w:rsidP="00000000" w:rsidRDefault="00000000" w:rsidRPr="00000000" w14:paraId="00000597">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createTeam()</w:t>
      </w:r>
    </w:p>
    <w:p w:rsidR="00000000" w:rsidDel="00000000" w:rsidP="00000000" w:rsidRDefault="00000000" w:rsidRPr="00000000" w14:paraId="00000598">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getTeamsForUser()</w:t>
      </w:r>
    </w:p>
    <w:p w:rsidR="00000000" w:rsidDel="00000000" w:rsidP="00000000" w:rsidRDefault="00000000" w:rsidRPr="00000000" w14:paraId="00000599">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getTeamProfile()</w:t>
      </w:r>
    </w:p>
    <w:p w:rsidR="00000000" w:rsidDel="00000000" w:rsidP="00000000" w:rsidRDefault="00000000" w:rsidRPr="00000000" w14:paraId="0000059A">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getTeamDetails()</w:t>
      </w:r>
    </w:p>
    <w:p w:rsidR="00000000" w:rsidDel="00000000" w:rsidP="00000000" w:rsidRDefault="00000000" w:rsidRPr="00000000" w14:paraId="0000059B">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addTaskToTeam()</w:t>
      </w:r>
    </w:p>
    <w:p w:rsidR="00000000" w:rsidDel="00000000" w:rsidP="00000000" w:rsidRDefault="00000000" w:rsidRPr="00000000" w14:paraId="0000059C">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removeTaskFromTeam()</w:t>
      </w:r>
    </w:p>
    <w:p w:rsidR="00000000" w:rsidDel="00000000" w:rsidP="00000000" w:rsidRDefault="00000000" w:rsidRPr="00000000" w14:paraId="0000059D">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removeMemberFromTeam()</w:t>
      </w:r>
    </w:p>
    <w:p w:rsidR="00000000" w:rsidDel="00000000" w:rsidP="00000000" w:rsidRDefault="00000000" w:rsidRPr="00000000" w14:paraId="0000059E">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leaveTeam()</w:t>
      </w:r>
    </w:p>
    <w:p w:rsidR="00000000" w:rsidDel="00000000" w:rsidP="00000000" w:rsidRDefault="00000000" w:rsidRPr="00000000" w14:paraId="0000059F">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addTeamChat()</w:t>
      </w:r>
    </w:p>
    <w:p w:rsidR="00000000" w:rsidDel="00000000" w:rsidP="00000000" w:rsidRDefault="00000000" w:rsidRPr="00000000" w14:paraId="000005A0">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removeTeamChat()</w:t>
      </w:r>
    </w:p>
    <w:p w:rsidR="00000000" w:rsidDel="00000000" w:rsidP="00000000" w:rsidRDefault="00000000" w:rsidRPr="00000000" w14:paraId="000005A1">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inviteMembers()</w:t>
      </w:r>
    </w:p>
    <w:p w:rsidR="00000000" w:rsidDel="00000000" w:rsidP="00000000" w:rsidRDefault="00000000" w:rsidRPr="00000000" w14:paraId="000005A2">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handleInvitationResponse()</w:t>
      </w:r>
    </w:p>
    <w:p w:rsidR="00000000" w:rsidDel="00000000" w:rsidP="00000000" w:rsidRDefault="00000000" w:rsidRPr="00000000" w14:paraId="000005A3">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updateTeamDetails()</w:t>
      </w:r>
    </w:p>
    <w:p w:rsidR="00000000" w:rsidDel="00000000" w:rsidP="00000000" w:rsidRDefault="00000000" w:rsidRPr="00000000" w14:paraId="000005A4">
      <w:pPr>
        <w:numPr>
          <w:ilvl w:val="1"/>
          <w:numId w:val="8"/>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requestTeamJoining()</w:t>
      </w:r>
    </w:p>
    <w:p w:rsidR="00000000" w:rsidDel="00000000" w:rsidP="00000000" w:rsidRDefault="00000000" w:rsidRPr="00000000" w14:paraId="000005A5">
      <w:pPr>
        <w:numPr>
          <w:ilvl w:val="1"/>
          <w:numId w:val="8"/>
        </w:numPr>
        <w:spacing w:after="240" w:before="0" w:beforeAutospacing="0" w:line="276" w:lineRule="auto"/>
        <w:ind w:left="1440" w:hanging="360"/>
        <w:rPr>
          <w:sz w:val="26"/>
          <w:szCs w:val="26"/>
        </w:rPr>
      </w:pPr>
      <w:r w:rsidDel="00000000" w:rsidR="00000000" w:rsidRPr="00000000">
        <w:rPr>
          <w:b w:val="1"/>
          <w:sz w:val="26"/>
          <w:szCs w:val="26"/>
          <w:rtl w:val="0"/>
        </w:rPr>
        <w:t xml:space="preserve">handleTeamJoiningRequestResponse()</w:t>
      </w:r>
    </w:p>
    <w:p w:rsidR="00000000" w:rsidDel="00000000" w:rsidP="00000000" w:rsidRDefault="00000000" w:rsidRPr="00000000" w14:paraId="000005A6">
      <w:pPr>
        <w:spacing w:after="240" w:before="240" w:line="276" w:lineRule="auto"/>
        <w:ind w:left="1440" w:firstLine="0"/>
        <w:rPr>
          <w:sz w:val="26"/>
          <w:szCs w:val="26"/>
        </w:rPr>
      </w:pPr>
      <w:r w:rsidDel="00000000" w:rsidR="00000000" w:rsidRPr="00000000">
        <w:rPr>
          <w:rtl w:val="0"/>
        </w:rPr>
      </w:r>
    </w:p>
    <w:p w:rsidR="00000000" w:rsidDel="00000000" w:rsidP="00000000" w:rsidRDefault="00000000" w:rsidRPr="00000000" w14:paraId="000005A7">
      <w:pPr>
        <w:numPr>
          <w:ilvl w:val="0"/>
          <w:numId w:val="8"/>
        </w:numPr>
        <w:spacing w:after="240" w:before="240" w:line="276" w:lineRule="auto"/>
        <w:ind w:left="720" w:hanging="36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5A8">
      <w:pPr>
        <w:spacing w:after="240" w:before="240" w:line="276" w:lineRule="auto"/>
        <w:ind w:left="1440" w:hanging="360"/>
        <w:rPr>
          <w:sz w:val="26"/>
          <w:szCs w:val="26"/>
        </w:rPr>
      </w:pPr>
      <w:r w:rsidDel="00000000" w:rsidR="00000000" w:rsidRPr="00000000">
        <w:rPr>
          <w:sz w:val="26"/>
          <w:szCs w:val="26"/>
          <w:rtl w:val="0"/>
        </w:rPr>
        <w:t xml:space="preserve">inviteMembersToTeam()</w:t>
      </w:r>
    </w:p>
    <w:p w:rsidR="00000000" w:rsidDel="00000000" w:rsidP="00000000" w:rsidRDefault="00000000" w:rsidRPr="00000000" w14:paraId="000005A9">
      <w:pPr>
        <w:spacing w:after="240" w:before="240" w:line="276" w:lineRule="auto"/>
        <w:ind w:left="1440" w:hanging="360"/>
        <w:rPr>
          <w:sz w:val="26"/>
          <w:szCs w:val="26"/>
        </w:rPr>
      </w:pPr>
      <w:r w:rsidDel="00000000" w:rsidR="00000000" w:rsidRPr="00000000">
        <w:rPr>
          <w:sz w:val="26"/>
          <w:szCs w:val="26"/>
          <w:rtl w:val="0"/>
        </w:rPr>
        <w:t xml:space="preserve">createTeam()</w:t>
      </w:r>
    </w:p>
    <w:p w:rsidR="00000000" w:rsidDel="00000000" w:rsidP="00000000" w:rsidRDefault="00000000" w:rsidRPr="00000000" w14:paraId="000005AA">
      <w:pPr>
        <w:spacing w:after="240" w:before="240" w:line="276" w:lineRule="auto"/>
        <w:ind w:left="1440" w:hanging="360"/>
        <w:rPr>
          <w:sz w:val="26"/>
          <w:szCs w:val="26"/>
        </w:rPr>
      </w:pPr>
      <w:r w:rsidDel="00000000" w:rsidR="00000000" w:rsidRPr="00000000">
        <w:rPr>
          <w:sz w:val="26"/>
          <w:szCs w:val="26"/>
          <w:rtl w:val="0"/>
        </w:rPr>
        <w:t xml:space="preserve">addTaskToTeam()</w:t>
      </w:r>
    </w:p>
    <w:p w:rsidR="00000000" w:rsidDel="00000000" w:rsidP="00000000" w:rsidRDefault="00000000" w:rsidRPr="00000000" w14:paraId="000005AB">
      <w:pPr>
        <w:spacing w:after="240" w:before="240" w:line="276" w:lineRule="auto"/>
        <w:ind w:left="1440" w:hanging="360"/>
        <w:rPr>
          <w:sz w:val="26"/>
          <w:szCs w:val="26"/>
        </w:rPr>
      </w:pPr>
      <w:r w:rsidDel="00000000" w:rsidR="00000000" w:rsidRPr="00000000">
        <w:rPr>
          <w:sz w:val="26"/>
          <w:szCs w:val="26"/>
          <w:rtl w:val="0"/>
        </w:rPr>
        <w:t xml:space="preserve">removeTaskFromTeam()</w:t>
      </w:r>
    </w:p>
    <w:p w:rsidR="00000000" w:rsidDel="00000000" w:rsidP="00000000" w:rsidRDefault="00000000" w:rsidRPr="00000000" w14:paraId="000005AC">
      <w:pPr>
        <w:spacing w:after="240" w:before="240" w:line="276" w:lineRule="auto"/>
        <w:ind w:left="1440" w:hanging="360"/>
        <w:rPr>
          <w:sz w:val="26"/>
          <w:szCs w:val="26"/>
        </w:rPr>
      </w:pPr>
      <w:r w:rsidDel="00000000" w:rsidR="00000000" w:rsidRPr="00000000">
        <w:rPr>
          <w:sz w:val="26"/>
          <w:szCs w:val="26"/>
          <w:rtl w:val="0"/>
        </w:rPr>
        <w:t xml:space="preserve">removeUserFromTeam()</w:t>
      </w:r>
    </w:p>
    <w:p w:rsidR="00000000" w:rsidDel="00000000" w:rsidP="00000000" w:rsidRDefault="00000000" w:rsidRPr="00000000" w14:paraId="000005AD">
      <w:pPr>
        <w:spacing w:after="240" w:before="240" w:line="276" w:lineRule="auto"/>
        <w:ind w:left="1440" w:hanging="360"/>
        <w:rPr>
          <w:sz w:val="26"/>
          <w:szCs w:val="26"/>
        </w:rPr>
      </w:pPr>
      <w:r w:rsidDel="00000000" w:rsidR="00000000" w:rsidRPr="00000000">
        <w:rPr>
          <w:sz w:val="26"/>
          <w:szCs w:val="26"/>
          <w:rtl w:val="0"/>
        </w:rPr>
        <w:t xml:space="preserve">leaveTeam()</w:t>
      </w:r>
    </w:p>
    <w:p w:rsidR="00000000" w:rsidDel="00000000" w:rsidP="00000000" w:rsidRDefault="00000000" w:rsidRPr="00000000" w14:paraId="000005AE">
      <w:pPr>
        <w:spacing w:after="240" w:before="240" w:line="276" w:lineRule="auto"/>
        <w:ind w:left="1440" w:hanging="360"/>
        <w:rPr>
          <w:sz w:val="26"/>
          <w:szCs w:val="26"/>
        </w:rPr>
      </w:pPr>
      <w:r w:rsidDel="00000000" w:rsidR="00000000" w:rsidRPr="00000000">
        <w:rPr>
          <w:sz w:val="26"/>
          <w:szCs w:val="26"/>
          <w:rtl w:val="0"/>
        </w:rPr>
        <w:t xml:space="preserve">getTeamDetails()</w:t>
      </w:r>
    </w:p>
    <w:p w:rsidR="00000000" w:rsidDel="00000000" w:rsidP="00000000" w:rsidRDefault="00000000" w:rsidRPr="00000000" w14:paraId="000005AF">
      <w:pPr>
        <w:spacing w:after="240" w:before="240" w:line="276" w:lineRule="auto"/>
        <w:ind w:left="1440" w:hanging="360"/>
        <w:rPr>
          <w:sz w:val="26"/>
          <w:szCs w:val="26"/>
        </w:rPr>
      </w:pPr>
      <w:r w:rsidDel="00000000" w:rsidR="00000000" w:rsidRPr="00000000">
        <w:rPr>
          <w:sz w:val="26"/>
          <w:szCs w:val="26"/>
          <w:rtl w:val="0"/>
        </w:rPr>
        <w:t xml:space="preserve">getTeamsForUser()</w:t>
      </w:r>
    </w:p>
    <w:p w:rsidR="00000000" w:rsidDel="00000000" w:rsidP="00000000" w:rsidRDefault="00000000" w:rsidRPr="00000000" w14:paraId="000005B0">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5B1">
      <w:pPr>
        <w:spacing w:line="276" w:lineRule="auto"/>
        <w:jc w:val="both"/>
        <w:rPr>
          <w:sz w:val="26"/>
          <w:szCs w:val="26"/>
        </w:rPr>
      </w:pPr>
      <w:r w:rsidDel="00000000" w:rsidR="00000000" w:rsidRPr="00000000">
        <w:rPr>
          <w:rtl w:val="0"/>
        </w:rPr>
      </w:r>
    </w:p>
    <w:p w:rsidR="00000000" w:rsidDel="00000000" w:rsidP="00000000" w:rsidRDefault="00000000" w:rsidRPr="00000000" w14:paraId="000005B2">
      <w:pPr>
        <w:pStyle w:val="Heading3"/>
        <w:keepNext w:val="0"/>
        <w:keepLines w:val="0"/>
        <w:spacing w:before="280" w:line="276" w:lineRule="auto"/>
        <w:jc w:val="both"/>
        <w:rPr>
          <w:b w:val="1"/>
          <w:color w:val="000000"/>
          <w:sz w:val="26"/>
          <w:szCs w:val="26"/>
        </w:rPr>
      </w:pPr>
      <w:bookmarkStart w:colFirst="0" w:colLast="0" w:name="_kyf4cglrn8v4" w:id="25"/>
      <w:bookmarkEnd w:id="25"/>
      <w:r w:rsidDel="00000000" w:rsidR="00000000" w:rsidRPr="00000000">
        <w:rPr>
          <w:rtl w:val="0"/>
        </w:rPr>
      </w:r>
    </w:p>
    <w:p w:rsidR="00000000" w:rsidDel="00000000" w:rsidP="00000000" w:rsidRDefault="00000000" w:rsidRPr="00000000" w14:paraId="000005B3">
      <w:pPr>
        <w:pStyle w:val="Heading3"/>
        <w:keepNext w:val="0"/>
        <w:keepLines w:val="0"/>
        <w:spacing w:before="280" w:line="276" w:lineRule="auto"/>
        <w:jc w:val="both"/>
        <w:rPr>
          <w:b w:val="1"/>
          <w:color w:val="000000"/>
          <w:sz w:val="26"/>
          <w:szCs w:val="26"/>
        </w:rPr>
      </w:pPr>
      <w:bookmarkStart w:colFirst="0" w:colLast="0" w:name="_c6bqqojzkwew" w:id="26"/>
      <w:bookmarkEnd w:id="26"/>
      <w:r w:rsidDel="00000000" w:rsidR="00000000" w:rsidRPr="00000000">
        <w:rPr>
          <w:rtl w:val="0"/>
        </w:rPr>
      </w:r>
    </w:p>
    <w:p w:rsidR="00000000" w:rsidDel="00000000" w:rsidP="00000000" w:rsidRDefault="00000000" w:rsidRPr="00000000" w14:paraId="000005B4">
      <w:pPr>
        <w:pStyle w:val="Heading3"/>
        <w:keepNext w:val="0"/>
        <w:keepLines w:val="0"/>
        <w:spacing w:before="280" w:line="276" w:lineRule="auto"/>
        <w:jc w:val="both"/>
        <w:rPr>
          <w:b w:val="1"/>
          <w:color w:val="000000"/>
          <w:sz w:val="26"/>
          <w:szCs w:val="26"/>
        </w:rPr>
      </w:pPr>
      <w:bookmarkStart w:colFirst="0" w:colLast="0" w:name="_vv0pvjj354wl" w:id="27"/>
      <w:bookmarkEnd w:id="27"/>
      <w:r w:rsidDel="00000000" w:rsidR="00000000" w:rsidRPr="00000000">
        <w:rPr>
          <w:b w:val="1"/>
          <w:color w:val="000000"/>
          <w:sz w:val="26"/>
          <w:szCs w:val="26"/>
          <w:rtl w:val="0"/>
        </w:rPr>
        <w:t xml:space="preserve">8. Feedback</w:t>
      </w:r>
    </w:p>
    <w:p w:rsidR="00000000" w:rsidDel="00000000" w:rsidP="00000000" w:rsidRDefault="00000000" w:rsidRPr="00000000" w14:paraId="000005B5">
      <w:pPr>
        <w:numPr>
          <w:ilvl w:val="0"/>
          <w:numId w:val="12"/>
        </w:numPr>
        <w:spacing w:after="0" w:afterAutospacing="0" w:before="240" w:line="276" w:lineRule="auto"/>
        <w:ind w:left="720" w:hanging="360"/>
        <w:rPr>
          <w:b w:val="1"/>
          <w:sz w:val="26"/>
          <w:szCs w:val="26"/>
        </w:rPr>
      </w:pPr>
      <w:r w:rsidDel="00000000" w:rsidR="00000000" w:rsidRPr="00000000">
        <w:rPr>
          <w:b w:val="1"/>
          <w:sz w:val="26"/>
          <w:szCs w:val="26"/>
          <w:rtl w:val="0"/>
        </w:rPr>
        <w:t xml:space="preserve">Attribut</w:t>
      </w:r>
      <w:r w:rsidDel="00000000" w:rsidR="00000000" w:rsidRPr="00000000">
        <w:rPr>
          <w:b w:val="1"/>
          <w:color w:val="434343"/>
          <w:sz w:val="26"/>
          <w:szCs w:val="26"/>
          <w:rtl w:val="0"/>
        </w:rPr>
        <w:t xml:space="preserve">es:</w:t>
      </w:r>
    </w:p>
    <w:p w:rsidR="00000000" w:rsidDel="00000000" w:rsidP="00000000" w:rsidRDefault="00000000" w:rsidRPr="00000000" w14:paraId="000005B6">
      <w:pPr>
        <w:numPr>
          <w:ilvl w:val="1"/>
          <w:numId w:val="12"/>
        </w:numPr>
        <w:spacing w:after="0" w:afterAutospacing="0" w:before="0" w:beforeAutospacing="0" w:line="276" w:lineRule="auto"/>
        <w:ind w:left="1440" w:hanging="360"/>
        <w:rPr/>
      </w:pPr>
      <w:r w:rsidDel="00000000" w:rsidR="00000000" w:rsidRPr="00000000">
        <w:rPr>
          <w:b w:val="1"/>
          <w:sz w:val="26"/>
          <w:szCs w:val="26"/>
          <w:rtl w:val="0"/>
        </w:rPr>
        <w:t xml:space="preserve">feedbackId (ObjectId)</w:t>
      </w:r>
      <w:r w:rsidDel="00000000" w:rsidR="00000000" w:rsidRPr="00000000">
        <w:rPr>
          <w:sz w:val="26"/>
          <w:szCs w:val="26"/>
          <w:rtl w:val="0"/>
        </w:rPr>
        <w:t xml:space="preserve"> - Unique identifier for the feedback.</w:t>
      </w:r>
    </w:p>
    <w:p w:rsidR="00000000" w:rsidDel="00000000" w:rsidP="00000000" w:rsidRDefault="00000000" w:rsidRPr="00000000" w14:paraId="000005B7">
      <w:pPr>
        <w:numPr>
          <w:ilvl w:val="1"/>
          <w:numId w:val="12"/>
        </w:numPr>
        <w:spacing w:after="0" w:afterAutospacing="0" w:before="0" w:beforeAutospacing="0" w:line="276" w:lineRule="auto"/>
        <w:ind w:left="1440" w:hanging="360"/>
        <w:rPr/>
      </w:pPr>
      <w:r w:rsidDel="00000000" w:rsidR="00000000" w:rsidRPr="00000000">
        <w:rPr>
          <w:b w:val="1"/>
          <w:sz w:val="26"/>
          <w:szCs w:val="26"/>
          <w:rtl w:val="0"/>
        </w:rPr>
        <w:t xml:space="preserve">feedbackSender (String)</w:t>
      </w:r>
      <w:r w:rsidDel="00000000" w:rsidR="00000000" w:rsidRPr="00000000">
        <w:rPr>
          <w:sz w:val="26"/>
          <w:szCs w:val="26"/>
          <w:rtl w:val="0"/>
        </w:rPr>
        <w:t xml:space="preserve"> - Username of the user who provided the feedback.</w:t>
      </w:r>
    </w:p>
    <w:p w:rsidR="00000000" w:rsidDel="00000000" w:rsidP="00000000" w:rsidRDefault="00000000" w:rsidRPr="00000000" w14:paraId="000005B8">
      <w:pPr>
        <w:numPr>
          <w:ilvl w:val="1"/>
          <w:numId w:val="12"/>
        </w:numPr>
        <w:spacing w:after="0" w:afterAutospacing="0" w:before="0" w:beforeAutospacing="0" w:line="276" w:lineRule="auto"/>
        <w:ind w:left="1440" w:hanging="360"/>
        <w:rPr/>
      </w:pPr>
      <w:r w:rsidDel="00000000" w:rsidR="00000000" w:rsidRPr="00000000">
        <w:rPr>
          <w:b w:val="1"/>
          <w:sz w:val="26"/>
          <w:szCs w:val="26"/>
          <w:rtl w:val="0"/>
        </w:rPr>
        <w:t xml:space="preserve">feedbackRecipient (String)</w:t>
      </w:r>
      <w:r w:rsidDel="00000000" w:rsidR="00000000" w:rsidRPr="00000000">
        <w:rPr>
          <w:sz w:val="26"/>
          <w:szCs w:val="26"/>
          <w:rtl w:val="0"/>
        </w:rPr>
        <w:t xml:space="preserve"> - Username of the user receiving the feedback.</w:t>
      </w:r>
    </w:p>
    <w:p w:rsidR="00000000" w:rsidDel="00000000" w:rsidP="00000000" w:rsidRDefault="00000000" w:rsidRPr="00000000" w14:paraId="000005B9">
      <w:pPr>
        <w:numPr>
          <w:ilvl w:val="1"/>
          <w:numId w:val="12"/>
        </w:numPr>
        <w:spacing w:after="0" w:afterAutospacing="0" w:before="0" w:beforeAutospacing="0" w:line="276" w:lineRule="auto"/>
        <w:ind w:left="1440" w:hanging="360"/>
        <w:rPr/>
      </w:pPr>
      <w:r w:rsidDel="00000000" w:rsidR="00000000" w:rsidRPr="00000000">
        <w:rPr>
          <w:b w:val="1"/>
          <w:sz w:val="26"/>
          <w:szCs w:val="26"/>
          <w:rtl w:val="0"/>
        </w:rPr>
        <w:t xml:space="preserve">feedbackTaskName (String)</w:t>
      </w:r>
      <w:r w:rsidDel="00000000" w:rsidR="00000000" w:rsidRPr="00000000">
        <w:rPr>
          <w:sz w:val="26"/>
          <w:szCs w:val="26"/>
          <w:rtl w:val="0"/>
        </w:rPr>
        <w:t xml:space="preserve"> - Name of the task associated with the feedback.</w:t>
      </w:r>
    </w:p>
    <w:p w:rsidR="00000000" w:rsidDel="00000000" w:rsidP="00000000" w:rsidRDefault="00000000" w:rsidRPr="00000000" w14:paraId="000005BA">
      <w:pPr>
        <w:numPr>
          <w:ilvl w:val="1"/>
          <w:numId w:val="12"/>
        </w:numPr>
        <w:spacing w:after="0" w:afterAutospacing="0" w:before="0" w:beforeAutospacing="0" w:line="276" w:lineRule="auto"/>
        <w:ind w:left="1440" w:hanging="360"/>
        <w:rPr/>
      </w:pPr>
      <w:r w:rsidDel="00000000" w:rsidR="00000000" w:rsidRPr="00000000">
        <w:rPr>
          <w:b w:val="1"/>
          <w:sz w:val="26"/>
          <w:szCs w:val="26"/>
          <w:rtl w:val="0"/>
        </w:rPr>
        <w:t xml:space="preserve">feedbackScore (Integer)</w:t>
      </w:r>
      <w:r w:rsidDel="00000000" w:rsidR="00000000" w:rsidRPr="00000000">
        <w:rPr>
          <w:sz w:val="26"/>
          <w:szCs w:val="26"/>
          <w:rtl w:val="0"/>
        </w:rPr>
        <w:t xml:space="preserve"> - Score given in the feedback (range: 0 to 100).</w:t>
      </w:r>
    </w:p>
    <w:p w:rsidR="00000000" w:rsidDel="00000000" w:rsidP="00000000" w:rsidRDefault="00000000" w:rsidRPr="00000000" w14:paraId="000005BB">
      <w:pPr>
        <w:numPr>
          <w:ilvl w:val="1"/>
          <w:numId w:val="12"/>
        </w:numPr>
        <w:spacing w:after="0" w:afterAutospacing="0" w:before="0" w:beforeAutospacing="0" w:line="276" w:lineRule="auto"/>
        <w:ind w:left="1440" w:hanging="360"/>
        <w:rPr/>
      </w:pPr>
      <w:r w:rsidDel="00000000" w:rsidR="00000000" w:rsidRPr="00000000">
        <w:rPr>
          <w:b w:val="1"/>
          <w:sz w:val="26"/>
          <w:szCs w:val="26"/>
          <w:rtl w:val="0"/>
        </w:rPr>
        <w:t xml:space="preserve">feedbackMessage (String)</w:t>
      </w:r>
      <w:r w:rsidDel="00000000" w:rsidR="00000000" w:rsidRPr="00000000">
        <w:rPr>
          <w:sz w:val="26"/>
          <w:szCs w:val="26"/>
          <w:rtl w:val="0"/>
        </w:rPr>
        <w:t xml:space="preserve"> - Detailed message or comments in the feedback.</w:t>
      </w:r>
    </w:p>
    <w:p w:rsidR="00000000" w:rsidDel="00000000" w:rsidP="00000000" w:rsidRDefault="00000000" w:rsidRPr="00000000" w14:paraId="000005BC">
      <w:pPr>
        <w:numPr>
          <w:ilvl w:val="1"/>
          <w:numId w:val="12"/>
        </w:numPr>
        <w:spacing w:after="240" w:before="0" w:beforeAutospacing="0" w:line="276" w:lineRule="auto"/>
        <w:ind w:left="1440" w:hanging="360"/>
        <w:rPr/>
      </w:pPr>
      <w:r w:rsidDel="00000000" w:rsidR="00000000" w:rsidRPr="00000000">
        <w:rPr>
          <w:b w:val="1"/>
          <w:sz w:val="26"/>
          <w:szCs w:val="26"/>
          <w:rtl w:val="0"/>
        </w:rPr>
        <w:t xml:space="preserve">timeStamp (Date)</w:t>
      </w:r>
      <w:r w:rsidDel="00000000" w:rsidR="00000000" w:rsidRPr="00000000">
        <w:rPr>
          <w:sz w:val="26"/>
          <w:szCs w:val="26"/>
          <w:rtl w:val="0"/>
        </w:rPr>
        <w:t xml:space="preserve"> - Timestamp indicating when the feedback was given.</w:t>
      </w:r>
    </w:p>
    <w:p w:rsidR="00000000" w:rsidDel="00000000" w:rsidP="00000000" w:rsidRDefault="00000000" w:rsidRPr="00000000" w14:paraId="000005BD">
      <w:pPr>
        <w:spacing w:after="240" w:before="240" w:line="276" w:lineRule="auto"/>
        <w:ind w:left="1440" w:hanging="360"/>
        <w:rPr>
          <w:color w:val="434343"/>
          <w:sz w:val="26"/>
          <w:szCs w:val="26"/>
        </w:rPr>
      </w:pPr>
      <w:r w:rsidDel="00000000" w:rsidR="00000000" w:rsidRPr="00000000">
        <w:rPr>
          <w:rtl w:val="0"/>
        </w:rPr>
      </w:r>
    </w:p>
    <w:p w:rsidR="00000000" w:rsidDel="00000000" w:rsidP="00000000" w:rsidRDefault="00000000" w:rsidRPr="00000000" w14:paraId="000005BE">
      <w:pPr>
        <w:spacing w:after="240" w:before="240" w:line="276" w:lineRule="auto"/>
        <w:ind w:left="1440" w:firstLine="0"/>
        <w:rPr>
          <w:sz w:val="26"/>
          <w:szCs w:val="26"/>
          <w:highlight w:val="white"/>
        </w:rPr>
      </w:pPr>
      <w:r w:rsidDel="00000000" w:rsidR="00000000" w:rsidRPr="00000000">
        <w:rPr>
          <w:rtl w:val="0"/>
        </w:rPr>
      </w:r>
    </w:p>
    <w:p w:rsidR="00000000" w:rsidDel="00000000" w:rsidP="00000000" w:rsidRDefault="00000000" w:rsidRPr="00000000" w14:paraId="000005BF">
      <w:pPr>
        <w:numPr>
          <w:ilvl w:val="0"/>
          <w:numId w:val="12"/>
        </w:numPr>
        <w:spacing w:after="0" w:afterAutospacing="0" w:before="240" w:line="276" w:lineRule="auto"/>
        <w:ind w:left="720" w:hanging="360"/>
        <w:rPr>
          <w:b w:val="1"/>
          <w:sz w:val="26"/>
          <w:szCs w:val="26"/>
          <w:highlight w:val="white"/>
        </w:rPr>
      </w:pPr>
      <w:r w:rsidDel="00000000" w:rsidR="00000000" w:rsidRPr="00000000">
        <w:rPr>
          <w:b w:val="1"/>
          <w:sz w:val="26"/>
          <w:szCs w:val="26"/>
          <w:highlight w:val="white"/>
          <w:rtl w:val="0"/>
        </w:rPr>
        <w:t xml:space="preserve">Methods:</w:t>
      </w:r>
    </w:p>
    <w:p w:rsidR="00000000" w:rsidDel="00000000" w:rsidP="00000000" w:rsidRDefault="00000000" w:rsidRPr="00000000" w14:paraId="000005C0">
      <w:pPr>
        <w:numPr>
          <w:ilvl w:val="1"/>
          <w:numId w:val="12"/>
        </w:numPr>
        <w:spacing w:after="0" w:afterAutospacing="0" w:before="0" w:beforeAutospacing="0" w:line="276" w:lineRule="auto"/>
        <w:ind w:left="1440" w:hanging="360"/>
        <w:rPr>
          <w:sz w:val="26"/>
          <w:szCs w:val="26"/>
          <w:highlight w:val="white"/>
        </w:rPr>
      </w:pPr>
      <w:r w:rsidDel="00000000" w:rsidR="00000000" w:rsidRPr="00000000">
        <w:rPr>
          <w:rFonts w:ascii="Roboto Mono" w:cs="Roboto Mono" w:eastAsia="Roboto Mono" w:hAnsi="Roboto Mono"/>
          <w:sz w:val="26"/>
          <w:szCs w:val="26"/>
          <w:highlight w:val="white"/>
          <w:rtl w:val="0"/>
        </w:rPr>
        <w:t xml:space="preserve">sendFeedback()</w:t>
      </w:r>
    </w:p>
    <w:p w:rsidR="00000000" w:rsidDel="00000000" w:rsidP="00000000" w:rsidRDefault="00000000" w:rsidRPr="00000000" w14:paraId="000005C1">
      <w:pPr>
        <w:numPr>
          <w:ilvl w:val="1"/>
          <w:numId w:val="12"/>
        </w:numPr>
        <w:spacing w:after="0" w:afterAutospacing="0" w:before="0" w:beforeAutospacing="0" w:line="276" w:lineRule="auto"/>
        <w:ind w:left="1440" w:hanging="360"/>
        <w:rPr>
          <w:sz w:val="26"/>
          <w:szCs w:val="26"/>
          <w:highlight w:val="white"/>
        </w:rPr>
      </w:pPr>
      <w:r w:rsidDel="00000000" w:rsidR="00000000" w:rsidRPr="00000000">
        <w:rPr>
          <w:rFonts w:ascii="Roboto Mono" w:cs="Roboto Mono" w:eastAsia="Roboto Mono" w:hAnsi="Roboto Mono"/>
          <w:sz w:val="26"/>
          <w:szCs w:val="26"/>
          <w:highlight w:val="white"/>
          <w:rtl w:val="0"/>
        </w:rPr>
        <w:t xml:space="preserve">getAllFeedbacks()</w:t>
      </w:r>
    </w:p>
    <w:p w:rsidR="00000000" w:rsidDel="00000000" w:rsidP="00000000" w:rsidRDefault="00000000" w:rsidRPr="00000000" w14:paraId="000005C2">
      <w:pPr>
        <w:numPr>
          <w:ilvl w:val="1"/>
          <w:numId w:val="12"/>
        </w:numPr>
        <w:spacing w:after="240" w:before="0" w:beforeAutospacing="0" w:line="276" w:lineRule="auto"/>
        <w:ind w:left="1440" w:hanging="360"/>
        <w:rPr>
          <w:sz w:val="26"/>
          <w:szCs w:val="26"/>
          <w:highlight w:val="white"/>
        </w:rPr>
      </w:pPr>
      <w:r w:rsidDel="00000000" w:rsidR="00000000" w:rsidRPr="00000000">
        <w:rPr>
          <w:rFonts w:ascii="Roboto Mono" w:cs="Roboto Mono" w:eastAsia="Roboto Mono" w:hAnsi="Roboto Mono"/>
          <w:sz w:val="26"/>
          <w:szCs w:val="26"/>
          <w:highlight w:val="white"/>
          <w:rtl w:val="0"/>
        </w:rPr>
        <w:t xml:space="preserve">removeFeedback()</w:t>
      </w:r>
    </w:p>
    <w:p w:rsidR="00000000" w:rsidDel="00000000" w:rsidP="00000000" w:rsidRDefault="00000000" w:rsidRPr="00000000" w14:paraId="000005C3">
      <w:pPr>
        <w:spacing w:after="240" w:before="240" w:line="276" w:lineRule="auto"/>
        <w:ind w:left="1440" w:firstLine="0"/>
        <w:rPr>
          <w:sz w:val="26"/>
          <w:szCs w:val="26"/>
          <w:highlight w:val="white"/>
        </w:rPr>
      </w:pPr>
      <w:r w:rsidDel="00000000" w:rsidR="00000000" w:rsidRPr="00000000">
        <w:rPr>
          <w:rtl w:val="0"/>
        </w:rPr>
      </w:r>
    </w:p>
    <w:p w:rsidR="00000000" w:rsidDel="00000000" w:rsidP="00000000" w:rsidRDefault="00000000" w:rsidRPr="00000000" w14:paraId="000005C4">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5C5">
      <w:pPr>
        <w:spacing w:line="276" w:lineRule="auto"/>
        <w:jc w:val="both"/>
        <w:rPr>
          <w:sz w:val="26"/>
          <w:szCs w:val="26"/>
        </w:rPr>
      </w:pPr>
      <w:r w:rsidDel="00000000" w:rsidR="00000000" w:rsidRPr="00000000">
        <w:rPr>
          <w:rtl w:val="0"/>
        </w:rPr>
      </w:r>
    </w:p>
    <w:p w:rsidR="00000000" w:rsidDel="00000000" w:rsidP="00000000" w:rsidRDefault="00000000" w:rsidRPr="00000000" w14:paraId="000005C6">
      <w:pPr>
        <w:pStyle w:val="Heading3"/>
        <w:keepNext w:val="0"/>
        <w:keepLines w:val="0"/>
        <w:spacing w:before="280" w:line="276" w:lineRule="auto"/>
        <w:jc w:val="both"/>
        <w:rPr>
          <w:b w:val="1"/>
          <w:color w:val="000000"/>
          <w:sz w:val="26"/>
          <w:szCs w:val="26"/>
        </w:rPr>
      </w:pPr>
      <w:bookmarkStart w:colFirst="0" w:colLast="0" w:name="_ax6tm03r9wfe" w:id="28"/>
      <w:bookmarkEnd w:id="28"/>
      <w:r w:rsidDel="00000000" w:rsidR="00000000" w:rsidRPr="00000000">
        <w:rPr>
          <w:b w:val="1"/>
          <w:color w:val="000000"/>
          <w:sz w:val="26"/>
          <w:szCs w:val="26"/>
          <w:rtl w:val="0"/>
        </w:rPr>
        <w:t xml:space="preserve">10. Session</w:t>
      </w:r>
    </w:p>
    <w:p w:rsidR="00000000" w:rsidDel="00000000" w:rsidP="00000000" w:rsidRDefault="00000000" w:rsidRPr="00000000" w14:paraId="000005C7">
      <w:pPr>
        <w:numPr>
          <w:ilvl w:val="0"/>
          <w:numId w:val="22"/>
        </w:numPr>
        <w:spacing w:after="0" w:afterAutospacing="0" w:before="240" w:line="276" w:lineRule="auto"/>
        <w:ind w:left="720" w:hanging="360"/>
        <w:rPr>
          <w:sz w:val="26"/>
          <w:szCs w:val="26"/>
        </w:rPr>
      </w:pPr>
      <w:r w:rsidDel="00000000" w:rsidR="00000000" w:rsidRPr="00000000">
        <w:rPr>
          <w:b w:val="1"/>
          <w:sz w:val="26"/>
          <w:szCs w:val="26"/>
          <w:rtl w:val="0"/>
        </w:rPr>
        <w:t xml:space="preserve">Attributes</w:t>
      </w:r>
      <w:r w:rsidDel="00000000" w:rsidR="00000000" w:rsidRPr="00000000">
        <w:rPr>
          <w:sz w:val="26"/>
          <w:szCs w:val="26"/>
          <w:rtl w:val="0"/>
        </w:rPr>
        <w:t xml:space="preserve">:</w:t>
      </w:r>
    </w:p>
    <w:p w:rsidR="00000000" w:rsidDel="00000000" w:rsidP="00000000" w:rsidRDefault="00000000" w:rsidRPr="00000000" w14:paraId="000005C8">
      <w:pPr>
        <w:numPr>
          <w:ilvl w:val="1"/>
          <w:numId w:val="2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sessionId (ObjectId)</w:t>
      </w:r>
      <w:r w:rsidDel="00000000" w:rsidR="00000000" w:rsidRPr="00000000">
        <w:rPr>
          <w:sz w:val="26"/>
          <w:szCs w:val="26"/>
          <w:rtl w:val="0"/>
        </w:rPr>
        <w:t xml:space="preserve"> - Unique identifier for the session.</w:t>
      </w:r>
    </w:p>
    <w:p w:rsidR="00000000" w:rsidDel="00000000" w:rsidP="00000000" w:rsidRDefault="00000000" w:rsidRPr="00000000" w14:paraId="000005C9">
      <w:pPr>
        <w:numPr>
          <w:ilvl w:val="1"/>
          <w:numId w:val="2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sessionCreator (String)</w:t>
      </w:r>
      <w:r w:rsidDel="00000000" w:rsidR="00000000" w:rsidRPr="00000000">
        <w:rPr>
          <w:sz w:val="26"/>
          <w:szCs w:val="26"/>
          <w:rtl w:val="0"/>
        </w:rPr>
        <w:t xml:space="preserve"> - Username of the user who created the session.</w:t>
      </w:r>
    </w:p>
    <w:p w:rsidR="00000000" w:rsidDel="00000000" w:rsidP="00000000" w:rsidRDefault="00000000" w:rsidRPr="00000000" w14:paraId="000005CA">
      <w:pPr>
        <w:numPr>
          <w:ilvl w:val="1"/>
          <w:numId w:val="2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sessionTimeStamp (Date)</w:t>
      </w:r>
      <w:r w:rsidDel="00000000" w:rsidR="00000000" w:rsidRPr="00000000">
        <w:rPr>
          <w:sz w:val="26"/>
          <w:szCs w:val="26"/>
          <w:rtl w:val="0"/>
        </w:rPr>
        <w:t xml:space="preserve"> - Timestamp indicating when the session was created.</w:t>
      </w:r>
    </w:p>
    <w:p w:rsidR="00000000" w:rsidDel="00000000" w:rsidP="00000000" w:rsidRDefault="00000000" w:rsidRPr="00000000" w14:paraId="000005CB">
      <w:pPr>
        <w:numPr>
          <w:ilvl w:val="1"/>
          <w:numId w:val="2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duration (Integer)</w:t>
      </w:r>
      <w:r w:rsidDel="00000000" w:rsidR="00000000" w:rsidRPr="00000000">
        <w:rPr>
          <w:sz w:val="26"/>
          <w:szCs w:val="26"/>
          <w:rtl w:val="0"/>
        </w:rPr>
        <w:t xml:space="preserve"> - Duration of the session in minutes.</w:t>
      </w:r>
    </w:p>
    <w:p w:rsidR="00000000" w:rsidDel="00000000" w:rsidP="00000000" w:rsidRDefault="00000000" w:rsidRPr="00000000" w14:paraId="000005CC">
      <w:pPr>
        <w:numPr>
          <w:ilvl w:val="1"/>
          <w:numId w:val="2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sessionGoal (String)</w:t>
      </w:r>
      <w:r w:rsidDel="00000000" w:rsidR="00000000" w:rsidRPr="00000000">
        <w:rPr>
          <w:sz w:val="26"/>
          <w:szCs w:val="26"/>
          <w:rtl w:val="0"/>
        </w:rPr>
        <w:t xml:space="preserve"> - Goal or objective of the session.</w:t>
      </w:r>
    </w:p>
    <w:p w:rsidR="00000000" w:rsidDel="00000000" w:rsidP="00000000" w:rsidRDefault="00000000" w:rsidRPr="00000000" w14:paraId="000005CD">
      <w:pPr>
        <w:numPr>
          <w:ilvl w:val="1"/>
          <w:numId w:val="2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sessionOutcome (String)</w:t>
      </w:r>
      <w:r w:rsidDel="00000000" w:rsidR="00000000" w:rsidRPr="00000000">
        <w:rPr>
          <w:sz w:val="26"/>
          <w:szCs w:val="26"/>
          <w:rtl w:val="0"/>
        </w:rPr>
        <w:t xml:space="preserve"> - Outcome or result of the session.</w:t>
      </w:r>
    </w:p>
    <w:p w:rsidR="00000000" w:rsidDel="00000000" w:rsidP="00000000" w:rsidRDefault="00000000" w:rsidRPr="00000000" w14:paraId="000005CE">
      <w:pPr>
        <w:numPr>
          <w:ilvl w:val="1"/>
          <w:numId w:val="2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sessionEfficiency (Integer)</w:t>
      </w:r>
      <w:r w:rsidDel="00000000" w:rsidR="00000000" w:rsidRPr="00000000">
        <w:rPr>
          <w:sz w:val="26"/>
          <w:szCs w:val="26"/>
          <w:rtl w:val="0"/>
        </w:rPr>
        <w:t xml:space="preserve"> - Efficiency rating of the session (e.g., percentage).</w:t>
      </w:r>
    </w:p>
    <w:p w:rsidR="00000000" w:rsidDel="00000000" w:rsidP="00000000" w:rsidRDefault="00000000" w:rsidRPr="00000000" w14:paraId="000005CF">
      <w:pPr>
        <w:numPr>
          <w:ilvl w:val="1"/>
          <w:numId w:val="22"/>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tasksOperated (Set of Strings)</w:t>
      </w:r>
      <w:r w:rsidDel="00000000" w:rsidR="00000000" w:rsidRPr="00000000">
        <w:rPr>
          <w:sz w:val="26"/>
          <w:szCs w:val="26"/>
          <w:rtl w:val="0"/>
        </w:rPr>
        <w:t xml:space="preserve"> - Tasks worked on during the session.</w:t>
      </w:r>
    </w:p>
    <w:p w:rsidR="00000000" w:rsidDel="00000000" w:rsidP="00000000" w:rsidRDefault="00000000" w:rsidRPr="00000000" w14:paraId="000005D0">
      <w:pPr>
        <w:numPr>
          <w:ilvl w:val="1"/>
          <w:numId w:val="22"/>
        </w:numPr>
        <w:spacing w:after="0" w:afterAutospacing="0" w:before="0" w:beforeAutospacing="0" w:line="276" w:lineRule="auto"/>
        <w:ind w:left="1440" w:hanging="360"/>
        <w:rPr>
          <w:sz w:val="26"/>
          <w:szCs w:val="26"/>
          <w:u w:val="none"/>
        </w:rPr>
      </w:pPr>
      <w:r w:rsidDel="00000000" w:rsidR="00000000" w:rsidRPr="00000000">
        <w:rPr>
          <w:rtl w:val="0"/>
        </w:rPr>
      </w:r>
    </w:p>
    <w:p w:rsidR="00000000" w:rsidDel="00000000" w:rsidP="00000000" w:rsidRDefault="00000000" w:rsidRPr="00000000" w14:paraId="000005D1">
      <w:pPr>
        <w:numPr>
          <w:ilvl w:val="0"/>
          <w:numId w:val="22"/>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Methods</w:t>
      </w:r>
      <w:r w:rsidDel="00000000" w:rsidR="00000000" w:rsidRPr="00000000">
        <w:rPr>
          <w:sz w:val="26"/>
          <w:szCs w:val="26"/>
          <w:rtl w:val="0"/>
        </w:rPr>
        <w:t xml:space="preserve">:</w:t>
      </w:r>
    </w:p>
    <w:p w:rsidR="00000000" w:rsidDel="00000000" w:rsidP="00000000" w:rsidRDefault="00000000" w:rsidRPr="00000000" w14:paraId="000005D2">
      <w:pPr>
        <w:numPr>
          <w:ilvl w:val="1"/>
          <w:numId w:val="22"/>
        </w:numPr>
        <w:spacing w:after="0" w:afterAutospacing="0" w:before="0" w:beforeAutospacing="0" w:line="276" w:lineRule="auto"/>
        <w:ind w:left="1440" w:hanging="360"/>
        <w:rPr>
          <w:sz w:val="26"/>
          <w:szCs w:val="26"/>
        </w:rPr>
      </w:pPr>
      <w:r w:rsidDel="00000000" w:rsidR="00000000" w:rsidRPr="00000000">
        <w:rPr>
          <w:rFonts w:ascii="Roboto Mono" w:cs="Roboto Mono" w:eastAsia="Roboto Mono" w:hAnsi="Roboto Mono"/>
          <w:sz w:val="26"/>
          <w:szCs w:val="26"/>
          <w:rtl w:val="0"/>
        </w:rPr>
        <w:t xml:space="preserve">createSession()</w:t>
      </w:r>
    </w:p>
    <w:p w:rsidR="00000000" w:rsidDel="00000000" w:rsidP="00000000" w:rsidRDefault="00000000" w:rsidRPr="00000000" w14:paraId="000005D3">
      <w:pPr>
        <w:numPr>
          <w:ilvl w:val="1"/>
          <w:numId w:val="22"/>
        </w:numPr>
        <w:spacing w:after="0" w:afterAutospacing="0" w:before="0" w:beforeAutospacing="0" w:line="276" w:lineRule="auto"/>
        <w:ind w:left="1440" w:hanging="360"/>
        <w:rPr>
          <w:sz w:val="26"/>
          <w:szCs w:val="26"/>
        </w:rPr>
      </w:pPr>
      <w:r w:rsidDel="00000000" w:rsidR="00000000" w:rsidRPr="00000000">
        <w:rPr>
          <w:rFonts w:ascii="Roboto Mono" w:cs="Roboto Mono" w:eastAsia="Roboto Mono" w:hAnsi="Roboto Mono"/>
          <w:sz w:val="26"/>
          <w:szCs w:val="26"/>
          <w:rtl w:val="0"/>
        </w:rPr>
        <w:t xml:space="preserve">getSessionById()</w:t>
      </w:r>
    </w:p>
    <w:p w:rsidR="00000000" w:rsidDel="00000000" w:rsidP="00000000" w:rsidRDefault="00000000" w:rsidRPr="00000000" w14:paraId="000005D4">
      <w:pPr>
        <w:numPr>
          <w:ilvl w:val="1"/>
          <w:numId w:val="22"/>
        </w:numPr>
        <w:spacing w:after="0" w:afterAutospacing="0" w:before="0" w:beforeAutospacing="0" w:line="276" w:lineRule="auto"/>
        <w:ind w:left="1440" w:hanging="360"/>
        <w:rPr>
          <w:sz w:val="26"/>
          <w:szCs w:val="26"/>
        </w:rPr>
      </w:pPr>
      <w:r w:rsidDel="00000000" w:rsidR="00000000" w:rsidRPr="00000000">
        <w:rPr>
          <w:rFonts w:ascii="Roboto Mono" w:cs="Roboto Mono" w:eastAsia="Roboto Mono" w:hAnsi="Roboto Mono"/>
          <w:sz w:val="26"/>
          <w:szCs w:val="26"/>
          <w:rtl w:val="0"/>
        </w:rPr>
        <w:t xml:space="preserve">deleteSession()</w:t>
      </w:r>
    </w:p>
    <w:p w:rsidR="00000000" w:rsidDel="00000000" w:rsidP="00000000" w:rsidRDefault="00000000" w:rsidRPr="00000000" w14:paraId="000005D5">
      <w:pPr>
        <w:numPr>
          <w:ilvl w:val="1"/>
          <w:numId w:val="22"/>
        </w:numPr>
        <w:spacing w:after="240" w:before="0" w:beforeAutospacing="0" w:line="276" w:lineRule="auto"/>
        <w:ind w:left="1440" w:hanging="360"/>
        <w:rPr>
          <w:sz w:val="26"/>
          <w:szCs w:val="26"/>
        </w:rPr>
      </w:pPr>
      <w:r w:rsidDel="00000000" w:rsidR="00000000" w:rsidRPr="00000000">
        <w:rPr>
          <w:rFonts w:ascii="Roboto Mono" w:cs="Roboto Mono" w:eastAsia="Roboto Mono" w:hAnsi="Roboto Mono"/>
          <w:sz w:val="26"/>
          <w:szCs w:val="26"/>
          <w:rtl w:val="0"/>
        </w:rPr>
        <w:t xml:space="preserve">getAllSessionsOfAnUser()</w:t>
      </w:r>
    </w:p>
    <w:p w:rsidR="00000000" w:rsidDel="00000000" w:rsidP="00000000" w:rsidRDefault="00000000" w:rsidRPr="00000000" w14:paraId="000005D6">
      <w:pPr>
        <w:spacing w:after="240" w:before="240" w:line="276" w:lineRule="auto"/>
        <w:ind w:left="144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5D7">
      <w:pPr>
        <w:spacing w:after="240" w:before="240" w:line="276" w:lineRule="auto"/>
        <w:ind w:left="0" w:firstLine="0"/>
        <w:rPr>
          <w:sz w:val="26"/>
          <w:szCs w:val="26"/>
        </w:rPr>
      </w:pPr>
      <w:r w:rsidDel="00000000" w:rsidR="00000000" w:rsidRPr="00000000">
        <w:rPr>
          <w:b w:val="1"/>
          <w:sz w:val="28"/>
          <w:szCs w:val="28"/>
          <w:rtl w:val="0"/>
        </w:rPr>
        <w:t xml:space="preserve">Engines:</w:t>
      </w:r>
      <w:r w:rsidDel="00000000" w:rsidR="00000000" w:rsidRPr="00000000">
        <w:rPr>
          <w:rtl w:val="0"/>
        </w:rPr>
      </w:r>
    </w:p>
    <w:p w:rsidR="00000000" w:rsidDel="00000000" w:rsidP="00000000" w:rsidRDefault="00000000" w:rsidRPr="00000000" w14:paraId="000005D8">
      <w:pPr>
        <w:spacing w:line="276" w:lineRule="auto"/>
        <w:jc w:val="both"/>
        <w:rPr>
          <w:b w:val="1"/>
          <w:sz w:val="26"/>
          <w:szCs w:val="26"/>
        </w:rPr>
      </w:pPr>
      <w:r w:rsidDel="00000000" w:rsidR="00000000" w:rsidRPr="00000000">
        <w:rPr>
          <w:b w:val="1"/>
          <w:sz w:val="26"/>
          <w:szCs w:val="26"/>
          <w:rtl w:val="0"/>
        </w:rPr>
        <w:t xml:space="preserve">Analytics Engine : </w:t>
      </w:r>
    </w:p>
    <w:p w:rsidR="00000000" w:rsidDel="00000000" w:rsidP="00000000" w:rsidRDefault="00000000" w:rsidRPr="00000000" w14:paraId="000005D9">
      <w:pPr>
        <w:spacing w:line="276" w:lineRule="auto"/>
        <w:jc w:val="both"/>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5DA">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initStaticDependencies()</w:t>
      </w:r>
    </w:p>
    <w:p w:rsidR="00000000" w:rsidDel="00000000" w:rsidP="00000000" w:rsidRDefault="00000000" w:rsidRPr="00000000" w14:paraId="000005DB">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generateWeeklyPerformanceReport()</w:t>
      </w:r>
    </w:p>
    <w:p w:rsidR="00000000" w:rsidDel="00000000" w:rsidP="00000000" w:rsidRDefault="00000000" w:rsidRPr="00000000" w14:paraId="000005DC">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generatePerformanceReport()</w:t>
      </w:r>
    </w:p>
    <w:p w:rsidR="00000000" w:rsidDel="00000000" w:rsidP="00000000" w:rsidRDefault="00000000" w:rsidRPr="00000000" w14:paraId="000005DD">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generateProgressReport()</w:t>
      </w:r>
    </w:p>
    <w:p w:rsidR="00000000" w:rsidDel="00000000" w:rsidP="00000000" w:rsidRDefault="00000000" w:rsidRPr="00000000" w14:paraId="000005DE">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getProgressReportsByUser()</w:t>
      </w:r>
    </w:p>
    <w:p w:rsidR="00000000" w:rsidDel="00000000" w:rsidP="00000000" w:rsidRDefault="00000000" w:rsidRPr="00000000" w14:paraId="000005DF">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deleteProgressReport()</w:t>
      </w:r>
    </w:p>
    <w:p w:rsidR="00000000" w:rsidDel="00000000" w:rsidP="00000000" w:rsidRDefault="00000000" w:rsidRPr="00000000" w14:paraId="000005E0">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getUsersDeepWorkingHours()</w:t>
      </w:r>
    </w:p>
    <w:p w:rsidR="00000000" w:rsidDel="00000000" w:rsidP="00000000" w:rsidRDefault="00000000" w:rsidRPr="00000000" w14:paraId="000005E1">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calculateHourDistribution()</w:t>
      </w:r>
    </w:p>
    <w:p w:rsidR="00000000" w:rsidDel="00000000" w:rsidP="00000000" w:rsidRDefault="00000000" w:rsidRPr="00000000" w14:paraId="000005E2">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getHour()</w:t>
      </w:r>
    </w:p>
    <w:p w:rsidR="00000000" w:rsidDel="00000000" w:rsidP="00000000" w:rsidRDefault="00000000" w:rsidRPr="00000000" w14:paraId="000005E3">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getTimeSlot()</w:t>
      </w:r>
    </w:p>
    <w:p w:rsidR="00000000" w:rsidDel="00000000" w:rsidP="00000000" w:rsidRDefault="00000000" w:rsidRPr="00000000" w14:paraId="000005E4">
      <w:pPr>
        <w:spacing w:line="276" w:lineRule="auto"/>
        <w:jc w:val="both"/>
        <w:rPr>
          <w:sz w:val="26"/>
          <w:szCs w:val="26"/>
        </w:rPr>
      </w:pPr>
      <w:r w:rsidDel="00000000" w:rsidR="00000000" w:rsidRPr="00000000">
        <w:rPr>
          <w:rtl w:val="0"/>
        </w:rPr>
      </w:r>
    </w:p>
    <w:p w:rsidR="00000000" w:rsidDel="00000000" w:rsidP="00000000" w:rsidRDefault="00000000" w:rsidRPr="00000000" w14:paraId="000005E5">
      <w:pPr>
        <w:spacing w:line="276" w:lineRule="auto"/>
        <w:jc w:val="both"/>
        <w:rPr>
          <w:sz w:val="26"/>
          <w:szCs w:val="26"/>
        </w:rPr>
      </w:pPr>
      <w:r w:rsidDel="00000000" w:rsidR="00000000" w:rsidRPr="00000000">
        <w:rPr>
          <w:rtl w:val="0"/>
        </w:rPr>
      </w:r>
    </w:p>
    <w:p w:rsidR="00000000" w:rsidDel="00000000" w:rsidP="00000000" w:rsidRDefault="00000000" w:rsidRPr="00000000" w14:paraId="000005E6">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5E7">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5E8">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5E9">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5EA">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5EB">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5EC">
      <w:pPr>
        <w:spacing w:line="276" w:lineRule="auto"/>
        <w:jc w:val="both"/>
        <w:rPr>
          <w:b w:val="1"/>
          <w:sz w:val="26"/>
          <w:szCs w:val="26"/>
        </w:rPr>
      </w:pPr>
      <w:r w:rsidDel="00000000" w:rsidR="00000000" w:rsidRPr="00000000">
        <w:rPr>
          <w:b w:val="1"/>
          <w:sz w:val="26"/>
          <w:szCs w:val="26"/>
          <w:rtl w:val="0"/>
        </w:rPr>
        <w:t xml:space="preserve">Statistics Engine:</w:t>
      </w:r>
    </w:p>
    <w:p w:rsidR="00000000" w:rsidDel="00000000" w:rsidP="00000000" w:rsidRDefault="00000000" w:rsidRPr="00000000" w14:paraId="000005ED">
      <w:pPr>
        <w:spacing w:line="276" w:lineRule="auto"/>
        <w:jc w:val="both"/>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5EE">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5EF">
      <w:pPr>
        <w:spacing w:line="276"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initStaticDependencies()</w:t>
      </w:r>
    </w:p>
    <w:p w:rsidR="00000000" w:rsidDel="00000000" w:rsidP="00000000" w:rsidRDefault="00000000" w:rsidRPr="00000000" w14:paraId="000005F0">
      <w:pPr>
        <w:spacing w:line="276"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calculateTaskStatistics(String userName, int numberOfDays)</w:t>
      </w:r>
    </w:p>
    <w:p w:rsidR="00000000" w:rsidDel="00000000" w:rsidP="00000000" w:rsidRDefault="00000000" w:rsidRPr="00000000" w14:paraId="000005F1">
      <w:pPr>
        <w:spacing w:line="276"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calculateSessionStatistics(String userName, int numberOfDays)</w:t>
      </w:r>
    </w:p>
    <w:p w:rsidR="00000000" w:rsidDel="00000000" w:rsidP="00000000" w:rsidRDefault="00000000" w:rsidRPr="00000000" w14:paraId="000005F2">
      <w:pPr>
        <w:spacing w:line="276"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calculateFeedbackStatistics(String userName, int numberOfDays)</w:t>
      </w:r>
    </w:p>
    <w:p w:rsidR="00000000" w:rsidDel="00000000" w:rsidP="00000000" w:rsidRDefault="00000000" w:rsidRPr="00000000" w14:paraId="000005F3">
      <w:pPr>
        <w:spacing w:line="276"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calculateUserAccountStatistics(String userName,int numberOfDays)</w:t>
      </w:r>
    </w:p>
    <w:p w:rsidR="00000000" w:rsidDel="00000000" w:rsidP="00000000" w:rsidRDefault="00000000" w:rsidRPr="00000000" w14:paraId="000005F4">
      <w:pPr>
        <w:spacing w:line="276"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calculateCutoffDate(int numberOfDays)</w:t>
      </w:r>
    </w:p>
    <w:p w:rsidR="00000000" w:rsidDel="00000000" w:rsidP="00000000" w:rsidRDefault="00000000" w:rsidRPr="00000000" w14:paraId="000005F5">
      <w:pPr>
        <w:spacing w:line="276" w:lineRule="auto"/>
        <w:jc w:val="both"/>
        <w:rPr>
          <w:sz w:val="26"/>
          <w:szCs w:val="26"/>
        </w:rPr>
      </w:pPr>
      <w:r w:rsidDel="00000000" w:rsidR="00000000" w:rsidRPr="00000000">
        <w:rPr>
          <w:rtl w:val="0"/>
        </w:rPr>
      </w:r>
    </w:p>
    <w:p w:rsidR="00000000" w:rsidDel="00000000" w:rsidP="00000000" w:rsidRDefault="00000000" w:rsidRPr="00000000" w14:paraId="000005F6">
      <w:pPr>
        <w:spacing w:line="276" w:lineRule="auto"/>
        <w:jc w:val="both"/>
        <w:rPr>
          <w:sz w:val="26"/>
          <w:szCs w:val="26"/>
        </w:rPr>
      </w:pPr>
      <w:r w:rsidDel="00000000" w:rsidR="00000000" w:rsidRPr="00000000">
        <w:rPr>
          <w:rtl w:val="0"/>
        </w:rPr>
      </w:r>
    </w:p>
    <w:p w:rsidR="00000000" w:rsidDel="00000000" w:rsidP="00000000" w:rsidRDefault="00000000" w:rsidRPr="00000000" w14:paraId="000005F7">
      <w:pPr>
        <w:spacing w:line="276" w:lineRule="auto"/>
        <w:jc w:val="both"/>
        <w:rPr>
          <w:b w:val="1"/>
          <w:sz w:val="26"/>
          <w:szCs w:val="26"/>
        </w:rPr>
      </w:pPr>
      <w:r w:rsidDel="00000000" w:rsidR="00000000" w:rsidRPr="00000000">
        <w:rPr>
          <w:b w:val="1"/>
          <w:sz w:val="26"/>
          <w:szCs w:val="26"/>
          <w:rtl w:val="0"/>
        </w:rPr>
        <w:t xml:space="preserve">Collaboration Engine:</w:t>
      </w:r>
    </w:p>
    <w:p w:rsidR="00000000" w:rsidDel="00000000" w:rsidP="00000000" w:rsidRDefault="00000000" w:rsidRPr="00000000" w14:paraId="000005F8">
      <w:pPr>
        <w:spacing w:line="276" w:lineRule="auto"/>
        <w:jc w:val="both"/>
        <w:rPr>
          <w:sz w:val="26"/>
          <w:szCs w:val="26"/>
        </w:rPr>
      </w:pPr>
      <w:r w:rsidDel="00000000" w:rsidR="00000000" w:rsidRPr="00000000">
        <w:rPr>
          <w:b w:val="1"/>
          <w:sz w:val="26"/>
          <w:szCs w:val="26"/>
          <w:rtl w:val="0"/>
        </w:rPr>
        <w:t xml:space="preserve">Methods:</w:t>
      </w:r>
      <w:r w:rsidDel="00000000" w:rsidR="00000000" w:rsidRPr="00000000">
        <w:rPr>
          <w:rtl w:val="0"/>
        </w:rPr>
      </w:r>
    </w:p>
    <w:p w:rsidR="00000000" w:rsidDel="00000000" w:rsidP="00000000" w:rsidRDefault="00000000" w:rsidRPr="00000000" w14:paraId="000005F9">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initStaticDependencies()</w:t>
      </w:r>
    </w:p>
    <w:p w:rsidR="00000000" w:rsidDel="00000000" w:rsidP="00000000" w:rsidRDefault="00000000" w:rsidRPr="00000000" w14:paraId="000005FA">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sendMessage()</w:t>
      </w:r>
    </w:p>
    <w:p w:rsidR="00000000" w:rsidDel="00000000" w:rsidP="00000000" w:rsidRDefault="00000000" w:rsidRPr="00000000" w14:paraId="000005FB">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sendFeedback()</w:t>
      </w:r>
    </w:p>
    <w:p w:rsidR="00000000" w:rsidDel="00000000" w:rsidP="00000000" w:rsidRDefault="00000000" w:rsidRPr="00000000" w14:paraId="000005FC">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createNotification()</w:t>
      </w:r>
    </w:p>
    <w:p w:rsidR="00000000" w:rsidDel="00000000" w:rsidP="00000000" w:rsidRDefault="00000000" w:rsidRPr="00000000" w14:paraId="000005FD">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createTeamNotification()</w:t>
      </w:r>
    </w:p>
    <w:p w:rsidR="00000000" w:rsidDel="00000000" w:rsidP="00000000" w:rsidRDefault="00000000" w:rsidRPr="00000000" w14:paraId="000005FE">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handleTeamJoiningInvitation()</w:t>
      </w:r>
    </w:p>
    <w:p w:rsidR="00000000" w:rsidDel="00000000" w:rsidP="00000000" w:rsidRDefault="00000000" w:rsidRPr="00000000" w14:paraId="000005FF">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handleTaskParticipatingInvitation()</w:t>
      </w:r>
    </w:p>
    <w:p w:rsidR="00000000" w:rsidDel="00000000" w:rsidP="00000000" w:rsidRDefault="00000000" w:rsidRPr="00000000" w14:paraId="00000600">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handleTeamJoiningInvitationResponse()</w:t>
      </w:r>
    </w:p>
    <w:p w:rsidR="00000000" w:rsidDel="00000000" w:rsidP="00000000" w:rsidRDefault="00000000" w:rsidRPr="00000000" w14:paraId="00000601">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handleTaskParticipatingInvitationResponse()</w:t>
      </w:r>
    </w:p>
    <w:p w:rsidR="00000000" w:rsidDel="00000000" w:rsidP="00000000" w:rsidRDefault="00000000" w:rsidRPr="00000000" w14:paraId="00000602">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sendMailFromTimeWise()</w:t>
      </w:r>
    </w:p>
    <w:p w:rsidR="00000000" w:rsidDel="00000000" w:rsidP="00000000" w:rsidRDefault="00000000" w:rsidRPr="00000000" w14:paraId="00000603">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sendEmail()</w:t>
      </w:r>
    </w:p>
    <w:p w:rsidR="00000000" w:rsidDel="00000000" w:rsidP="00000000" w:rsidRDefault="00000000" w:rsidRPr="00000000" w14:paraId="00000604">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sendProgressAndPerformanceReport()</w:t>
      </w:r>
    </w:p>
    <w:p w:rsidR="00000000" w:rsidDel="00000000" w:rsidP="00000000" w:rsidRDefault="00000000" w:rsidRPr="00000000" w14:paraId="00000605">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sendUserRegistrationVerificationCode()</w:t>
      </w:r>
    </w:p>
    <w:p w:rsidR="00000000" w:rsidDel="00000000" w:rsidP="00000000" w:rsidRDefault="00000000" w:rsidRPr="00000000" w14:paraId="00000606">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sendRegistrationSuccessfulMessage()</w:t>
      </w:r>
    </w:p>
    <w:p w:rsidR="00000000" w:rsidDel="00000000" w:rsidP="00000000" w:rsidRDefault="00000000" w:rsidRPr="00000000" w14:paraId="00000607">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sendForgottenAccountCredentials()</w:t>
      </w:r>
    </w:p>
    <w:p w:rsidR="00000000" w:rsidDel="00000000" w:rsidP="00000000" w:rsidRDefault="00000000" w:rsidRPr="00000000" w14:paraId="00000608">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sendAccountVerificationCode()</w:t>
      </w:r>
    </w:p>
    <w:p w:rsidR="00000000" w:rsidDel="00000000" w:rsidP="00000000" w:rsidRDefault="00000000" w:rsidRPr="00000000" w14:paraId="00000609">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addTaskToTeam()</w:t>
      </w:r>
    </w:p>
    <w:p w:rsidR="00000000" w:rsidDel="00000000" w:rsidP="00000000" w:rsidRDefault="00000000" w:rsidRPr="00000000" w14:paraId="0000060A">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removeTaskFromTeam()</w:t>
      </w:r>
    </w:p>
    <w:p w:rsidR="00000000" w:rsidDel="00000000" w:rsidP="00000000" w:rsidRDefault="00000000" w:rsidRPr="00000000" w14:paraId="0000060B">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removeDeletedTaskFromTeams()</w:t>
      </w:r>
    </w:p>
    <w:p w:rsidR="00000000" w:rsidDel="00000000" w:rsidP="00000000" w:rsidRDefault="00000000" w:rsidRPr="00000000" w14:paraId="0000060C">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removeMemberFromTeam()</w:t>
      </w:r>
    </w:p>
    <w:p w:rsidR="00000000" w:rsidDel="00000000" w:rsidP="00000000" w:rsidRDefault="00000000" w:rsidRPr="00000000" w14:paraId="0000060D">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leaveTeam()</w:t>
      </w:r>
    </w:p>
    <w:p w:rsidR="00000000" w:rsidDel="00000000" w:rsidP="00000000" w:rsidRDefault="00000000" w:rsidRPr="00000000" w14:paraId="0000060E">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handleTeamJoiningRequest()</w:t>
      </w:r>
    </w:p>
    <w:p w:rsidR="00000000" w:rsidDel="00000000" w:rsidP="00000000" w:rsidRDefault="00000000" w:rsidRPr="00000000" w14:paraId="0000060F">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handleTeamJoiningRequestResponse()</w:t>
      </w:r>
    </w:p>
    <w:p w:rsidR="00000000" w:rsidDel="00000000" w:rsidP="00000000" w:rsidRDefault="00000000" w:rsidRPr="00000000" w14:paraId="00000610">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getAllNotificationsForUser()</w:t>
      </w:r>
    </w:p>
    <w:p w:rsidR="00000000" w:rsidDel="00000000" w:rsidP="00000000" w:rsidRDefault="00000000" w:rsidRPr="00000000" w14:paraId="00000611">
      <w:pPr>
        <w:spacing w:line="276" w:lineRule="auto"/>
        <w:jc w:val="both"/>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612">
      <w:pPr>
        <w:spacing w:line="276" w:lineRule="auto"/>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System Service:</w:t>
      </w:r>
    </w:p>
    <w:p w:rsidR="00000000" w:rsidDel="00000000" w:rsidP="00000000" w:rsidRDefault="00000000" w:rsidRPr="00000000" w14:paraId="00000613">
      <w:pPr>
        <w:spacing w:line="276" w:lineRule="auto"/>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Method:</w:t>
      </w:r>
    </w:p>
    <w:p w:rsidR="00000000" w:rsidDel="00000000" w:rsidP="00000000" w:rsidRDefault="00000000" w:rsidRPr="00000000" w14:paraId="00000614">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initStaticDependencies()</w:t>
      </w:r>
    </w:p>
    <w:p w:rsidR="00000000" w:rsidDel="00000000" w:rsidP="00000000" w:rsidRDefault="00000000" w:rsidRPr="00000000" w14:paraId="00000615">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checkRegistrationCredentialsAndSendRegistrationVerificationCode(User user)</w:t>
      </w:r>
    </w:p>
    <w:p w:rsidR="00000000" w:rsidDel="00000000" w:rsidP="00000000" w:rsidRDefault="00000000" w:rsidRPr="00000000" w14:paraId="00000616">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verifyVerificationCodeAndCompleteRegistration(User user, String code)</w:t>
      </w:r>
    </w:p>
    <w:p w:rsidR="00000000" w:rsidDel="00000000" w:rsidP="00000000" w:rsidRDefault="00000000" w:rsidRPr="00000000" w14:paraId="00000617">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performUserLogin(LoginCredentials loginCredentials)</w:t>
      </w:r>
    </w:p>
    <w:p w:rsidR="00000000" w:rsidDel="00000000" w:rsidP="00000000" w:rsidRDefault="00000000" w:rsidRPr="00000000" w14:paraId="00000618">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handleForgotUserCredentials(String userEmail)</w:t>
      </w:r>
    </w:p>
    <w:p w:rsidR="00000000" w:rsidDel="00000000" w:rsidP="00000000" w:rsidRDefault="00000000" w:rsidRPr="00000000" w14:paraId="00000619">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verifyVerificationCodeForAccountVerification(String code, String userEmail, String userName, String updatedPassword)</w:t>
      </w:r>
    </w:p>
    <w:p w:rsidR="00000000" w:rsidDel="00000000" w:rsidP="00000000" w:rsidRDefault="00000000" w:rsidRPr="00000000" w14:paraId="0000061A">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generateVerificationCode(User user)</w:t>
      </w:r>
    </w:p>
    <w:p w:rsidR="00000000" w:rsidDel="00000000" w:rsidP="00000000" w:rsidRDefault="00000000" w:rsidRPr="00000000" w14:paraId="0000061B">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updateUserAccountDetails(String userName, UpdatedUserAccount updatedUserDetails)</w:t>
      </w:r>
    </w:p>
    <w:p w:rsidR="00000000" w:rsidDel="00000000" w:rsidP="00000000" w:rsidRDefault="00000000" w:rsidRPr="00000000" w14:paraId="0000061C">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getUserAccountDetails(String currentUserName, String userName)</w:t>
      </w:r>
    </w:p>
    <w:p w:rsidR="00000000" w:rsidDel="00000000" w:rsidP="00000000" w:rsidRDefault="00000000" w:rsidRPr="00000000" w14:paraId="0000061D">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sendDailyProgressReportToAllUsers()</w:t>
      </w:r>
    </w:p>
    <w:p w:rsidR="00000000" w:rsidDel="00000000" w:rsidP="00000000" w:rsidRDefault="00000000" w:rsidRPr="00000000" w14:paraId="0000061E">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sendWeeklyPerformanceReportToAllUsers()</w:t>
      </w:r>
    </w:p>
    <w:p w:rsidR="00000000" w:rsidDel="00000000" w:rsidP="00000000" w:rsidRDefault="00000000" w:rsidRPr="00000000" w14:paraId="0000061F">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processReports(Set&lt;String&gt; userNames, Consumer&lt;String&gt; reportProcessor)</w:t>
      </w:r>
    </w:p>
    <w:p w:rsidR="00000000" w:rsidDel="00000000" w:rsidP="00000000" w:rsidRDefault="00000000" w:rsidRPr="00000000" w14:paraId="00000620">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generateAndSendDailyProgressReport(String userName)</w:t>
      </w:r>
    </w:p>
    <w:p w:rsidR="00000000" w:rsidDel="00000000" w:rsidP="00000000" w:rsidRDefault="00000000" w:rsidRPr="00000000" w14:paraId="00000621">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generateAndSendWeeklyPerformanceReport(String userName)</w:t>
      </w:r>
    </w:p>
    <w:p w:rsidR="00000000" w:rsidDel="00000000" w:rsidP="00000000" w:rsidRDefault="00000000" w:rsidRPr="00000000" w14:paraId="00000622">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logError()</w:t>
      </w:r>
    </w:p>
    <w:p w:rsidR="00000000" w:rsidDel="00000000" w:rsidP="00000000" w:rsidRDefault="00000000" w:rsidRPr="00000000" w14:paraId="00000623">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generateMessageDescriptionFromProgressReport()</w:t>
      </w:r>
    </w:p>
    <w:p w:rsidR="00000000" w:rsidDel="00000000" w:rsidP="00000000" w:rsidRDefault="00000000" w:rsidRPr="00000000" w14:paraId="00000624">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generateMessageDescriptionFromPerformanceReport()</w:t>
      </w:r>
    </w:p>
    <w:p w:rsidR="00000000" w:rsidDel="00000000" w:rsidP="00000000" w:rsidRDefault="00000000" w:rsidRPr="00000000" w14:paraId="00000625">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getSearchResult()</w:t>
      </w:r>
    </w:p>
    <w:p w:rsidR="00000000" w:rsidDel="00000000" w:rsidP="00000000" w:rsidRDefault="00000000" w:rsidRPr="00000000" w14:paraId="00000626">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matchesKeyword()</w:t>
      </w:r>
    </w:p>
    <w:p w:rsidR="00000000" w:rsidDel="00000000" w:rsidP="00000000" w:rsidRDefault="00000000" w:rsidRPr="00000000" w14:paraId="00000627">
      <w:pPr>
        <w:spacing w:line="276"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calculateMatchScore()</w:t>
      </w:r>
    </w:p>
    <w:p w:rsidR="00000000" w:rsidDel="00000000" w:rsidP="00000000" w:rsidRDefault="00000000" w:rsidRPr="00000000" w14:paraId="00000628">
      <w:pPr>
        <w:spacing w:line="276" w:lineRule="auto"/>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629">
      <w:pPr>
        <w:spacing w:line="276" w:lineRule="auto"/>
        <w:jc w:val="both"/>
        <w:rPr>
          <w:rFonts w:ascii="Roboto Mono" w:cs="Roboto Mono" w:eastAsia="Roboto Mono" w:hAnsi="Roboto Mono"/>
          <w:color w:val="188038"/>
          <w:sz w:val="26"/>
          <w:szCs w:val="26"/>
        </w:rPr>
      </w:pPr>
      <w:r w:rsidDel="00000000" w:rsidR="00000000" w:rsidRPr="00000000">
        <w:rPr>
          <w:rtl w:val="0"/>
        </w:rPr>
      </w:r>
    </w:p>
    <w:p w:rsidR="00000000" w:rsidDel="00000000" w:rsidP="00000000" w:rsidRDefault="00000000" w:rsidRPr="00000000" w14:paraId="0000062A">
      <w:pPr>
        <w:spacing w:line="276" w:lineRule="auto"/>
        <w:jc w:val="both"/>
        <w:rPr>
          <w:sz w:val="26"/>
          <w:szCs w:val="26"/>
        </w:rPr>
      </w:pPr>
      <w:r w:rsidDel="00000000" w:rsidR="00000000" w:rsidRPr="00000000">
        <w:rPr>
          <w:rtl w:val="0"/>
        </w:rPr>
      </w:r>
    </w:p>
    <w:p w:rsidR="00000000" w:rsidDel="00000000" w:rsidP="00000000" w:rsidRDefault="00000000" w:rsidRPr="00000000" w14:paraId="0000062B">
      <w:pPr>
        <w:spacing w:line="276" w:lineRule="auto"/>
        <w:jc w:val="both"/>
        <w:rPr>
          <w:color w:val="4a86e8"/>
          <w:sz w:val="30"/>
          <w:szCs w:val="30"/>
        </w:rPr>
      </w:pPr>
      <w:r w:rsidDel="00000000" w:rsidR="00000000" w:rsidRPr="00000000">
        <w:rPr>
          <w:color w:val="4a86e8"/>
          <w:sz w:val="30"/>
          <w:szCs w:val="30"/>
          <w:rtl w:val="0"/>
        </w:rPr>
        <w:t xml:space="preserve">5.4 Class Responsibility(CRC) Diagram </w:t>
      </w:r>
    </w:p>
    <w:p w:rsidR="00000000" w:rsidDel="00000000" w:rsidP="00000000" w:rsidRDefault="00000000" w:rsidRPr="00000000" w14:paraId="0000062C">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62D">
      <w:pPr>
        <w:spacing w:line="276" w:lineRule="auto"/>
        <w:jc w:val="both"/>
        <w:rPr>
          <w:color w:val="4a86e8"/>
          <w:sz w:val="30"/>
          <w:szCs w:val="30"/>
        </w:rPr>
      </w:pPr>
      <w:hyperlink r:id="rId29">
        <w:r w:rsidDel="00000000" w:rsidR="00000000" w:rsidRPr="00000000">
          <w:rPr>
            <w:color w:val="4a86e8"/>
            <w:sz w:val="30"/>
            <w:szCs w:val="30"/>
          </w:rPr>
          <w:drawing>
            <wp:inline distB="19050" distT="19050" distL="19050" distR="19050">
              <wp:extent cx="6157913" cy="4412363"/>
              <wp:effectExtent b="0" l="0" r="0" t="0"/>
              <wp:docPr id="4"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6157913" cy="441236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62E">
      <w:pPr>
        <w:spacing w:line="276" w:lineRule="auto"/>
        <w:ind w:left="0" w:firstLine="0"/>
        <w:jc w:val="both"/>
        <w:rPr>
          <w:sz w:val="26"/>
          <w:szCs w:val="26"/>
        </w:rPr>
      </w:pPr>
      <w:r w:rsidDel="00000000" w:rsidR="00000000" w:rsidRPr="00000000">
        <w:rPr>
          <w:color w:val="4a86e8"/>
          <w:sz w:val="30"/>
          <w:szCs w:val="30"/>
          <w:rtl w:val="0"/>
        </w:rPr>
        <w:t xml:space="preserve">                            </w:t>
      </w:r>
      <w:r w:rsidDel="00000000" w:rsidR="00000000" w:rsidRPr="00000000">
        <w:rPr>
          <w:sz w:val="26"/>
          <w:szCs w:val="26"/>
          <w:rtl w:val="0"/>
        </w:rPr>
        <w:t xml:space="preserve">Figure 12: TimeWise CRC Diagram </w:t>
      </w:r>
    </w:p>
    <w:p w:rsidR="00000000" w:rsidDel="00000000" w:rsidP="00000000" w:rsidRDefault="00000000" w:rsidRPr="00000000" w14:paraId="0000062F">
      <w:pPr>
        <w:spacing w:line="276" w:lineRule="auto"/>
        <w:ind w:left="0" w:firstLine="0"/>
        <w:jc w:val="both"/>
        <w:rPr>
          <w:color w:val="4a86e8"/>
          <w:sz w:val="30"/>
          <w:szCs w:val="30"/>
        </w:rPr>
      </w:pPr>
      <w:r w:rsidDel="00000000" w:rsidR="00000000" w:rsidRPr="00000000">
        <w:rPr>
          <w:rtl w:val="0"/>
        </w:rPr>
      </w:r>
    </w:p>
    <w:p w:rsidR="00000000" w:rsidDel="00000000" w:rsidP="00000000" w:rsidRDefault="00000000" w:rsidRPr="00000000" w14:paraId="00000630">
      <w:pPr>
        <w:spacing w:line="276" w:lineRule="auto"/>
        <w:ind w:left="0" w:firstLine="0"/>
        <w:jc w:val="both"/>
        <w:rPr>
          <w:color w:val="4a86e8"/>
          <w:sz w:val="30"/>
          <w:szCs w:val="30"/>
        </w:rPr>
      </w:pPr>
      <w:r w:rsidDel="00000000" w:rsidR="00000000" w:rsidRPr="00000000">
        <w:rPr>
          <w:rtl w:val="0"/>
        </w:rPr>
      </w:r>
    </w:p>
    <w:p w:rsidR="00000000" w:rsidDel="00000000" w:rsidP="00000000" w:rsidRDefault="00000000" w:rsidRPr="00000000" w14:paraId="00000631">
      <w:pPr>
        <w:spacing w:line="276" w:lineRule="auto"/>
        <w:ind w:left="0" w:firstLine="0"/>
        <w:jc w:val="both"/>
        <w:rPr>
          <w:color w:val="4a86e8"/>
          <w:sz w:val="30"/>
          <w:szCs w:val="30"/>
        </w:rPr>
      </w:pPr>
      <w:r w:rsidDel="00000000" w:rsidR="00000000" w:rsidRPr="00000000">
        <w:rPr>
          <w:rtl w:val="0"/>
        </w:rPr>
      </w:r>
    </w:p>
    <w:p w:rsidR="00000000" w:rsidDel="00000000" w:rsidP="00000000" w:rsidRDefault="00000000" w:rsidRPr="00000000" w14:paraId="00000632">
      <w:pPr>
        <w:spacing w:line="276" w:lineRule="auto"/>
        <w:ind w:left="0" w:firstLine="0"/>
        <w:jc w:val="both"/>
        <w:rPr>
          <w:color w:val="4a86e8"/>
          <w:sz w:val="30"/>
          <w:szCs w:val="30"/>
        </w:rPr>
      </w:pPr>
      <w:r w:rsidDel="00000000" w:rsidR="00000000" w:rsidRPr="00000000">
        <w:rPr>
          <w:color w:val="4a86e8"/>
          <w:sz w:val="30"/>
          <w:szCs w:val="30"/>
          <w:rtl w:val="0"/>
        </w:rPr>
        <w:t xml:space="preserve">7. Behavioral Modeling</w:t>
      </w:r>
    </w:p>
    <w:p w:rsidR="00000000" w:rsidDel="00000000" w:rsidP="00000000" w:rsidRDefault="00000000" w:rsidRPr="00000000" w14:paraId="00000633">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634">
      <w:pPr>
        <w:spacing w:line="276" w:lineRule="auto"/>
        <w:jc w:val="both"/>
        <w:rPr>
          <w:sz w:val="26"/>
          <w:szCs w:val="26"/>
        </w:rPr>
      </w:pPr>
      <w:r w:rsidDel="00000000" w:rsidR="00000000" w:rsidRPr="00000000">
        <w:rPr>
          <w:sz w:val="26"/>
          <w:szCs w:val="26"/>
          <w:rtl w:val="0"/>
        </w:rPr>
        <w:t xml:space="preserve">The behavioral model indicates how the software will respond to external events or stimuli. In the context of behavioral modeling, two different characterizations of states must be considered: (1) the state of each class as the system performs its function and (2) the state of the system as observed from the outside as the system performs its function.</w:t>
      </w:r>
    </w:p>
    <w:p w:rsidR="00000000" w:rsidDel="00000000" w:rsidP="00000000" w:rsidRDefault="00000000" w:rsidRPr="00000000" w14:paraId="00000635">
      <w:pPr>
        <w:spacing w:line="276" w:lineRule="auto"/>
        <w:jc w:val="both"/>
        <w:rPr>
          <w:sz w:val="26"/>
          <w:szCs w:val="26"/>
        </w:rPr>
      </w:pPr>
      <w:r w:rsidDel="00000000" w:rsidR="00000000" w:rsidRPr="00000000">
        <w:rPr>
          <w:sz w:val="26"/>
          <w:szCs w:val="26"/>
          <w:rtl w:val="0"/>
        </w:rPr>
        <w:t xml:space="preserve">The behavioral modeling of TimeWise provides insights into how the system responds to external events, emphasizing both the state of individual classes and the overall system state. Below is a breakdown of the UML State Transition Diagram and a detailed list of events, focusing on the interactions between users, admins, and system components.</w:t>
      </w:r>
    </w:p>
    <w:p w:rsidR="00000000" w:rsidDel="00000000" w:rsidP="00000000" w:rsidRDefault="00000000" w:rsidRPr="00000000" w14:paraId="00000636">
      <w:pPr>
        <w:spacing w:after="240" w:before="240" w:line="276" w:lineRule="auto"/>
        <w:rPr>
          <w:sz w:val="26"/>
          <w:szCs w:val="26"/>
        </w:rPr>
      </w:pPr>
      <w:r w:rsidDel="00000000" w:rsidR="00000000" w:rsidRPr="00000000">
        <w:rPr>
          <w:sz w:val="26"/>
          <w:szCs w:val="26"/>
          <w:rtl w:val="0"/>
        </w:rPr>
        <w:t xml:space="preserve">Based on the document you've provided, I'll update the State Transition Diagram events while maintaining the same headings but modifying the contents to reflect the TimeWise system described in your document.</w:t>
      </w:r>
    </w:p>
    <w:p w:rsidR="00000000" w:rsidDel="00000000" w:rsidP="00000000" w:rsidRDefault="00000000" w:rsidRPr="00000000" w14:paraId="00000637">
      <w:pPr>
        <w:pStyle w:val="Heading2"/>
        <w:keepNext w:val="0"/>
        <w:keepLines w:val="0"/>
        <w:spacing w:after="80" w:line="276" w:lineRule="auto"/>
        <w:ind w:left="0" w:firstLine="0"/>
        <w:rPr>
          <w:b w:val="1"/>
          <w:color w:val="4a86e8"/>
          <w:sz w:val="34"/>
          <w:szCs w:val="34"/>
        </w:rPr>
      </w:pPr>
      <w:bookmarkStart w:colFirst="0" w:colLast="0" w:name="_xpghhcmz1p27" w:id="29"/>
      <w:bookmarkEnd w:id="29"/>
      <w:r w:rsidDel="00000000" w:rsidR="00000000" w:rsidRPr="00000000">
        <w:rPr>
          <w:b w:val="1"/>
          <w:color w:val="4a86e8"/>
          <w:sz w:val="34"/>
          <w:szCs w:val="34"/>
          <w:rtl w:val="0"/>
        </w:rPr>
        <w:t xml:space="preserve">7.1 State Transition Diagram for TimeWise</w:t>
      </w:r>
    </w:p>
    <w:p w:rsidR="00000000" w:rsidDel="00000000" w:rsidP="00000000" w:rsidRDefault="00000000" w:rsidRPr="00000000" w14:paraId="00000638">
      <w:pPr>
        <w:spacing w:after="240" w:before="240" w:line="276" w:lineRule="auto"/>
        <w:rPr>
          <w:sz w:val="26"/>
          <w:szCs w:val="26"/>
        </w:rPr>
      </w:pPr>
      <w:r w:rsidDel="00000000" w:rsidR="00000000" w:rsidRPr="00000000">
        <w:rPr>
          <w:sz w:val="26"/>
          <w:szCs w:val="26"/>
          <w:rtl w:val="0"/>
        </w:rPr>
        <w:t xml:space="preserve">The State Transition Diagram represents the active states of core classes in TimeWise and the events (triggers) that cause transitions. The states are represented as rectangles, and transitions are represented by arrows with labels for the corresponding events.</w:t>
      </w:r>
    </w:p>
    <w:p w:rsidR="00000000" w:rsidDel="00000000" w:rsidP="00000000" w:rsidRDefault="00000000" w:rsidRPr="00000000" w14:paraId="00000639">
      <w:pPr>
        <w:pStyle w:val="Heading3"/>
        <w:keepNext w:val="0"/>
        <w:keepLines w:val="0"/>
        <w:spacing w:before="280" w:line="276" w:lineRule="auto"/>
        <w:ind w:left="0" w:firstLine="0"/>
        <w:rPr>
          <w:b w:val="1"/>
          <w:color w:val="000000"/>
          <w:sz w:val="26"/>
          <w:szCs w:val="26"/>
        </w:rPr>
      </w:pPr>
      <w:bookmarkStart w:colFirst="0" w:colLast="0" w:name="_u8ynb03gawsp" w:id="30"/>
      <w:bookmarkEnd w:id="30"/>
      <w:r w:rsidDel="00000000" w:rsidR="00000000" w:rsidRPr="00000000">
        <w:rPr>
          <w:b w:val="1"/>
          <w:color w:val="000000"/>
          <w:sz w:val="26"/>
          <w:szCs w:val="26"/>
          <w:rtl w:val="0"/>
        </w:rPr>
        <w:t xml:space="preserve">7.1.1 List of Events</w:t>
      </w:r>
    </w:p>
    <w:p w:rsidR="00000000" w:rsidDel="00000000" w:rsidP="00000000" w:rsidRDefault="00000000" w:rsidRPr="00000000" w14:paraId="0000063A">
      <w:pPr>
        <w:spacing w:after="240" w:before="240" w:line="276" w:lineRule="auto"/>
        <w:rPr>
          <w:b w:val="1"/>
          <w:sz w:val="26"/>
          <w:szCs w:val="26"/>
        </w:rPr>
      </w:pPr>
      <w:r w:rsidDel="00000000" w:rsidR="00000000" w:rsidRPr="00000000">
        <w:rPr>
          <w:b w:val="1"/>
          <w:sz w:val="26"/>
          <w:szCs w:val="26"/>
          <w:rtl w:val="0"/>
        </w:rPr>
        <w:t xml:space="preserve">1. User Events</w:t>
      </w:r>
    </w:p>
    <w:p w:rsidR="00000000" w:rsidDel="00000000" w:rsidP="00000000" w:rsidRDefault="00000000" w:rsidRPr="00000000" w14:paraId="0000063B">
      <w:pPr>
        <w:numPr>
          <w:ilvl w:val="0"/>
          <w:numId w:val="21"/>
        </w:numPr>
        <w:spacing w:after="0" w:afterAutospacing="0" w:before="240" w:line="276" w:lineRule="auto"/>
        <w:ind w:left="720" w:hanging="360"/>
        <w:rPr>
          <w:sz w:val="26"/>
          <w:szCs w:val="26"/>
        </w:rPr>
      </w:pPr>
      <w:r w:rsidDel="00000000" w:rsidR="00000000" w:rsidRPr="00000000">
        <w:rPr>
          <w:sz w:val="26"/>
          <w:szCs w:val="26"/>
          <w:rtl w:val="0"/>
        </w:rPr>
        <w:t xml:space="preserve">Registers in the system with name, email, and role</w:t>
      </w:r>
    </w:p>
    <w:p w:rsidR="00000000" w:rsidDel="00000000" w:rsidP="00000000" w:rsidRDefault="00000000" w:rsidRPr="00000000" w14:paraId="0000063C">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Logs into the system using username and password</w:t>
      </w:r>
    </w:p>
    <w:p w:rsidR="00000000" w:rsidDel="00000000" w:rsidP="00000000" w:rsidRDefault="00000000" w:rsidRPr="00000000" w14:paraId="0000063D">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Recovers account through email verification</w:t>
      </w:r>
    </w:p>
    <w:p w:rsidR="00000000" w:rsidDel="00000000" w:rsidP="00000000" w:rsidRDefault="00000000" w:rsidRPr="00000000" w14:paraId="0000063E">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Updates profile information and visibility status</w:t>
      </w:r>
    </w:p>
    <w:p w:rsidR="00000000" w:rsidDel="00000000" w:rsidP="00000000" w:rsidRDefault="00000000" w:rsidRPr="00000000" w14:paraId="0000063F">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Follows other users and views their profiles</w:t>
      </w:r>
    </w:p>
    <w:p w:rsidR="00000000" w:rsidDel="00000000" w:rsidP="00000000" w:rsidRDefault="00000000" w:rsidRPr="00000000" w14:paraId="00000640">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Creates tasks with descriptions, priorities, and deadlines</w:t>
      </w:r>
    </w:p>
    <w:p w:rsidR="00000000" w:rsidDel="00000000" w:rsidP="00000000" w:rsidRDefault="00000000" w:rsidRPr="00000000" w14:paraId="00000641">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Comments on tasks and takes personal notes</w:t>
      </w:r>
    </w:p>
    <w:p w:rsidR="00000000" w:rsidDel="00000000" w:rsidP="00000000" w:rsidRDefault="00000000" w:rsidRPr="00000000" w14:paraId="00000642">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Marks todos as complete to update task progress</w:t>
      </w:r>
    </w:p>
    <w:p w:rsidR="00000000" w:rsidDel="00000000" w:rsidP="00000000" w:rsidRDefault="00000000" w:rsidRPr="00000000" w14:paraId="00000643">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Views task modification history</w:t>
      </w:r>
    </w:p>
    <w:p w:rsidR="00000000" w:rsidDel="00000000" w:rsidP="00000000" w:rsidRDefault="00000000" w:rsidRPr="00000000" w14:paraId="00000644">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Receives and manages notifications</w:t>
      </w:r>
    </w:p>
    <w:p w:rsidR="00000000" w:rsidDel="00000000" w:rsidP="00000000" w:rsidRDefault="00000000" w:rsidRPr="00000000" w14:paraId="00000645">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Views progress and performance reports</w:t>
      </w:r>
    </w:p>
    <w:p w:rsidR="00000000" w:rsidDel="00000000" w:rsidP="00000000" w:rsidRDefault="00000000" w:rsidRPr="00000000" w14:paraId="00000646">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Sends messages and feedback to other users</w:t>
      </w:r>
    </w:p>
    <w:p w:rsidR="00000000" w:rsidDel="00000000" w:rsidP="00000000" w:rsidRDefault="00000000" w:rsidRPr="00000000" w14:paraId="00000647">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Creates and manages working sessions</w:t>
      </w:r>
    </w:p>
    <w:p w:rsidR="00000000" w:rsidDel="00000000" w:rsidP="00000000" w:rsidRDefault="00000000" w:rsidRPr="00000000" w14:paraId="00000648">
      <w:pPr>
        <w:numPr>
          <w:ilvl w:val="0"/>
          <w:numId w:val="21"/>
        </w:numPr>
        <w:spacing w:after="0" w:afterAutospacing="0" w:before="0" w:beforeAutospacing="0" w:line="276" w:lineRule="auto"/>
        <w:ind w:left="720" w:hanging="360"/>
        <w:rPr>
          <w:sz w:val="26"/>
          <w:szCs w:val="26"/>
        </w:rPr>
      </w:pPr>
      <w:r w:rsidDel="00000000" w:rsidR="00000000" w:rsidRPr="00000000">
        <w:rPr>
          <w:sz w:val="26"/>
          <w:szCs w:val="26"/>
          <w:rtl w:val="0"/>
        </w:rPr>
        <w:t xml:space="preserve">Views deep work analytics</w:t>
      </w:r>
    </w:p>
    <w:p w:rsidR="00000000" w:rsidDel="00000000" w:rsidP="00000000" w:rsidRDefault="00000000" w:rsidRPr="00000000" w14:paraId="00000649">
      <w:pPr>
        <w:numPr>
          <w:ilvl w:val="0"/>
          <w:numId w:val="21"/>
        </w:numPr>
        <w:spacing w:after="240" w:before="0" w:beforeAutospacing="0" w:line="276" w:lineRule="auto"/>
        <w:ind w:left="720" w:hanging="360"/>
        <w:rPr>
          <w:sz w:val="26"/>
          <w:szCs w:val="26"/>
        </w:rPr>
      </w:pPr>
      <w:r w:rsidDel="00000000" w:rsidR="00000000" w:rsidRPr="00000000">
        <w:rPr>
          <w:sz w:val="26"/>
          <w:szCs w:val="26"/>
          <w:rtl w:val="0"/>
        </w:rPr>
        <w:t xml:space="preserve">Creates teams and manages team membership</w:t>
      </w:r>
    </w:p>
    <w:p w:rsidR="00000000" w:rsidDel="00000000" w:rsidP="00000000" w:rsidRDefault="00000000" w:rsidRPr="00000000" w14:paraId="0000064A">
      <w:pPr>
        <w:spacing w:after="240" w:before="240" w:line="276" w:lineRule="auto"/>
        <w:rPr>
          <w:b w:val="1"/>
          <w:sz w:val="26"/>
          <w:szCs w:val="26"/>
        </w:rPr>
      </w:pPr>
      <w:r w:rsidDel="00000000" w:rsidR="00000000" w:rsidRPr="00000000">
        <w:rPr>
          <w:b w:val="1"/>
          <w:sz w:val="26"/>
          <w:szCs w:val="26"/>
          <w:rtl w:val="0"/>
        </w:rPr>
        <w:t xml:space="preserve">2. Task Events</w:t>
      </w:r>
    </w:p>
    <w:p w:rsidR="00000000" w:rsidDel="00000000" w:rsidP="00000000" w:rsidRDefault="00000000" w:rsidRPr="00000000" w14:paraId="0000064B">
      <w:pPr>
        <w:numPr>
          <w:ilvl w:val="0"/>
          <w:numId w:val="16"/>
        </w:numPr>
        <w:spacing w:after="0" w:afterAutospacing="0" w:before="240" w:line="276" w:lineRule="auto"/>
        <w:ind w:left="720" w:hanging="360"/>
        <w:rPr>
          <w:sz w:val="26"/>
          <w:szCs w:val="26"/>
        </w:rPr>
      </w:pPr>
      <w:r w:rsidDel="00000000" w:rsidR="00000000" w:rsidRPr="00000000">
        <w:rPr>
          <w:sz w:val="26"/>
          <w:szCs w:val="26"/>
          <w:rtl w:val="0"/>
        </w:rPr>
        <w:t xml:space="preserve">Creates task with required attributes (name, description, priority, deadline)</w:t>
      </w:r>
    </w:p>
    <w:p w:rsidR="00000000" w:rsidDel="00000000" w:rsidP="00000000" w:rsidRDefault="00000000" w:rsidRPr="00000000" w14:paraId="0000064C">
      <w:pPr>
        <w:numPr>
          <w:ilvl w:val="0"/>
          <w:numId w:val="16"/>
        </w:numPr>
        <w:spacing w:after="0" w:afterAutospacing="0" w:before="0" w:beforeAutospacing="0" w:line="276" w:lineRule="auto"/>
        <w:ind w:left="720" w:hanging="360"/>
        <w:rPr>
          <w:sz w:val="26"/>
          <w:szCs w:val="26"/>
        </w:rPr>
      </w:pPr>
      <w:r w:rsidDel="00000000" w:rsidR="00000000" w:rsidRPr="00000000">
        <w:rPr>
          <w:sz w:val="26"/>
          <w:szCs w:val="26"/>
          <w:rtl w:val="0"/>
        </w:rPr>
        <w:t xml:space="preserve">Adds todos to tasks</w:t>
      </w:r>
    </w:p>
    <w:p w:rsidR="00000000" w:rsidDel="00000000" w:rsidP="00000000" w:rsidRDefault="00000000" w:rsidRPr="00000000" w14:paraId="0000064D">
      <w:pPr>
        <w:numPr>
          <w:ilvl w:val="0"/>
          <w:numId w:val="16"/>
        </w:numPr>
        <w:spacing w:after="0" w:afterAutospacing="0" w:before="0" w:beforeAutospacing="0" w:line="276" w:lineRule="auto"/>
        <w:ind w:left="720" w:hanging="360"/>
        <w:rPr>
          <w:sz w:val="26"/>
          <w:szCs w:val="26"/>
        </w:rPr>
      </w:pPr>
      <w:r w:rsidDel="00000000" w:rsidR="00000000" w:rsidRPr="00000000">
        <w:rPr>
          <w:sz w:val="26"/>
          <w:szCs w:val="26"/>
          <w:rtl w:val="0"/>
        </w:rPr>
        <w:t xml:space="preserve">Shares tasks with other users</w:t>
      </w:r>
    </w:p>
    <w:p w:rsidR="00000000" w:rsidDel="00000000" w:rsidP="00000000" w:rsidRDefault="00000000" w:rsidRPr="00000000" w14:paraId="0000064E">
      <w:pPr>
        <w:numPr>
          <w:ilvl w:val="0"/>
          <w:numId w:val="16"/>
        </w:numPr>
        <w:spacing w:after="0" w:afterAutospacing="0" w:before="0" w:beforeAutospacing="0" w:line="276" w:lineRule="auto"/>
        <w:ind w:left="720" w:hanging="360"/>
        <w:rPr>
          <w:sz w:val="26"/>
          <w:szCs w:val="26"/>
        </w:rPr>
      </w:pPr>
      <w:r w:rsidDel="00000000" w:rsidR="00000000" w:rsidRPr="00000000">
        <w:rPr>
          <w:sz w:val="26"/>
          <w:szCs w:val="26"/>
          <w:rtl w:val="0"/>
        </w:rPr>
        <w:t xml:space="preserve">Updates task progress based on todo completion</w:t>
      </w:r>
    </w:p>
    <w:p w:rsidR="00000000" w:rsidDel="00000000" w:rsidP="00000000" w:rsidRDefault="00000000" w:rsidRPr="00000000" w14:paraId="0000064F">
      <w:pPr>
        <w:numPr>
          <w:ilvl w:val="0"/>
          <w:numId w:val="16"/>
        </w:numPr>
        <w:spacing w:after="0" w:afterAutospacing="0" w:before="0" w:beforeAutospacing="0" w:line="276" w:lineRule="auto"/>
        <w:ind w:left="720" w:hanging="360"/>
        <w:rPr>
          <w:sz w:val="26"/>
          <w:szCs w:val="26"/>
        </w:rPr>
      </w:pPr>
      <w:r w:rsidDel="00000000" w:rsidR="00000000" w:rsidRPr="00000000">
        <w:rPr>
          <w:sz w:val="26"/>
          <w:szCs w:val="26"/>
          <w:rtl w:val="0"/>
        </w:rPr>
        <w:t xml:space="preserve">Marks task as complete when all todos are done</w:t>
      </w:r>
    </w:p>
    <w:p w:rsidR="00000000" w:rsidDel="00000000" w:rsidP="00000000" w:rsidRDefault="00000000" w:rsidRPr="00000000" w14:paraId="00000650">
      <w:pPr>
        <w:numPr>
          <w:ilvl w:val="0"/>
          <w:numId w:val="16"/>
        </w:numPr>
        <w:spacing w:after="0" w:afterAutospacing="0" w:before="0" w:beforeAutospacing="0" w:line="276" w:lineRule="auto"/>
        <w:ind w:left="720" w:hanging="360"/>
        <w:rPr>
          <w:sz w:val="26"/>
          <w:szCs w:val="26"/>
        </w:rPr>
      </w:pPr>
      <w:r w:rsidDel="00000000" w:rsidR="00000000" w:rsidRPr="00000000">
        <w:rPr>
          <w:sz w:val="26"/>
          <w:szCs w:val="26"/>
          <w:rtl w:val="0"/>
        </w:rPr>
        <w:t xml:space="preserve">Logs changes to task details and progress</w:t>
      </w:r>
    </w:p>
    <w:p w:rsidR="00000000" w:rsidDel="00000000" w:rsidP="00000000" w:rsidRDefault="00000000" w:rsidRPr="00000000" w14:paraId="00000651">
      <w:pPr>
        <w:numPr>
          <w:ilvl w:val="0"/>
          <w:numId w:val="16"/>
        </w:numPr>
        <w:spacing w:after="0" w:afterAutospacing="0" w:before="0" w:beforeAutospacing="0" w:line="276" w:lineRule="auto"/>
        <w:ind w:left="720" w:hanging="360"/>
        <w:rPr>
          <w:sz w:val="26"/>
          <w:szCs w:val="26"/>
        </w:rPr>
      </w:pPr>
      <w:r w:rsidDel="00000000" w:rsidR="00000000" w:rsidRPr="00000000">
        <w:rPr>
          <w:sz w:val="26"/>
          <w:szCs w:val="26"/>
          <w:rtl w:val="0"/>
        </w:rPr>
        <w:t xml:space="preserve">Gets filtered and sorted based on different criteria</w:t>
      </w:r>
    </w:p>
    <w:p w:rsidR="00000000" w:rsidDel="00000000" w:rsidP="00000000" w:rsidRDefault="00000000" w:rsidRPr="00000000" w14:paraId="00000652">
      <w:pPr>
        <w:numPr>
          <w:ilvl w:val="0"/>
          <w:numId w:val="16"/>
        </w:numPr>
        <w:spacing w:after="240" w:before="0" w:beforeAutospacing="0" w:line="276" w:lineRule="auto"/>
        <w:ind w:left="720" w:hanging="360"/>
        <w:rPr>
          <w:sz w:val="26"/>
          <w:szCs w:val="26"/>
        </w:rPr>
      </w:pPr>
      <w:r w:rsidDel="00000000" w:rsidR="00000000" w:rsidRPr="00000000">
        <w:rPr>
          <w:sz w:val="26"/>
          <w:szCs w:val="26"/>
          <w:rtl w:val="0"/>
        </w:rPr>
        <w:t xml:space="preserve">Receives comments and notes from users</w:t>
      </w:r>
    </w:p>
    <w:p w:rsidR="00000000" w:rsidDel="00000000" w:rsidP="00000000" w:rsidRDefault="00000000" w:rsidRPr="00000000" w14:paraId="00000653">
      <w:pPr>
        <w:spacing w:after="240" w:before="240" w:line="276" w:lineRule="auto"/>
        <w:rPr>
          <w:b w:val="1"/>
          <w:sz w:val="26"/>
          <w:szCs w:val="26"/>
        </w:rPr>
      </w:pPr>
      <w:r w:rsidDel="00000000" w:rsidR="00000000" w:rsidRPr="00000000">
        <w:rPr>
          <w:b w:val="1"/>
          <w:sz w:val="26"/>
          <w:szCs w:val="26"/>
          <w:rtl w:val="0"/>
        </w:rPr>
        <w:t xml:space="preserve">4. Progress Report Events</w:t>
      </w:r>
    </w:p>
    <w:p w:rsidR="00000000" w:rsidDel="00000000" w:rsidP="00000000" w:rsidRDefault="00000000" w:rsidRPr="00000000" w14:paraId="00000654">
      <w:pPr>
        <w:numPr>
          <w:ilvl w:val="0"/>
          <w:numId w:val="14"/>
        </w:numPr>
        <w:spacing w:after="0" w:afterAutospacing="0" w:before="240" w:line="276" w:lineRule="auto"/>
        <w:ind w:left="720" w:hanging="360"/>
        <w:rPr>
          <w:sz w:val="26"/>
          <w:szCs w:val="26"/>
        </w:rPr>
      </w:pPr>
      <w:r w:rsidDel="00000000" w:rsidR="00000000" w:rsidRPr="00000000">
        <w:rPr>
          <w:sz w:val="26"/>
          <w:szCs w:val="26"/>
          <w:rtl w:val="0"/>
        </w:rPr>
        <w:t xml:space="preserve">Generates daily progress reports for unfinished tasks</w:t>
      </w:r>
    </w:p>
    <w:p w:rsidR="00000000" w:rsidDel="00000000" w:rsidP="00000000" w:rsidRDefault="00000000" w:rsidRPr="00000000" w14:paraId="00000655">
      <w:pPr>
        <w:numPr>
          <w:ilvl w:val="0"/>
          <w:numId w:val="14"/>
        </w:numPr>
        <w:spacing w:after="0" w:afterAutospacing="0" w:before="0" w:beforeAutospacing="0" w:line="276" w:lineRule="auto"/>
        <w:ind w:left="720" w:hanging="360"/>
        <w:rPr>
          <w:sz w:val="26"/>
          <w:szCs w:val="26"/>
        </w:rPr>
      </w:pPr>
      <w:r w:rsidDel="00000000" w:rsidR="00000000" w:rsidRPr="00000000">
        <w:rPr>
          <w:sz w:val="26"/>
          <w:szCs w:val="26"/>
          <w:rtl w:val="0"/>
        </w:rPr>
        <w:t xml:space="preserve">Updates based on task completion status</w:t>
      </w:r>
    </w:p>
    <w:p w:rsidR="00000000" w:rsidDel="00000000" w:rsidP="00000000" w:rsidRDefault="00000000" w:rsidRPr="00000000" w14:paraId="00000656">
      <w:pPr>
        <w:numPr>
          <w:ilvl w:val="0"/>
          <w:numId w:val="14"/>
        </w:numPr>
        <w:spacing w:after="0" w:afterAutospacing="0" w:before="0" w:beforeAutospacing="0" w:line="276" w:lineRule="auto"/>
        <w:ind w:left="720" w:hanging="360"/>
        <w:rPr>
          <w:sz w:val="26"/>
          <w:szCs w:val="26"/>
        </w:rPr>
      </w:pPr>
      <w:r w:rsidDel="00000000" w:rsidR="00000000" w:rsidRPr="00000000">
        <w:rPr>
          <w:sz w:val="26"/>
          <w:szCs w:val="26"/>
          <w:rtl w:val="0"/>
        </w:rPr>
        <w:t xml:space="preserve">Shows deadline and current progress information</w:t>
      </w:r>
    </w:p>
    <w:p w:rsidR="00000000" w:rsidDel="00000000" w:rsidP="00000000" w:rsidRDefault="00000000" w:rsidRPr="00000000" w14:paraId="00000657">
      <w:pPr>
        <w:numPr>
          <w:ilvl w:val="0"/>
          <w:numId w:val="14"/>
        </w:numPr>
        <w:spacing w:after="0" w:afterAutospacing="0" w:before="0" w:beforeAutospacing="0" w:line="276" w:lineRule="auto"/>
        <w:ind w:left="720" w:hanging="360"/>
        <w:rPr>
          <w:sz w:val="26"/>
          <w:szCs w:val="26"/>
        </w:rPr>
      </w:pPr>
      <w:r w:rsidDel="00000000" w:rsidR="00000000" w:rsidRPr="00000000">
        <w:rPr>
          <w:sz w:val="26"/>
          <w:szCs w:val="26"/>
          <w:rtl w:val="0"/>
        </w:rPr>
        <w:t xml:space="preserve">Gets filtered by user-defined time periods</w:t>
      </w:r>
    </w:p>
    <w:p w:rsidR="00000000" w:rsidDel="00000000" w:rsidP="00000000" w:rsidRDefault="00000000" w:rsidRPr="00000000" w14:paraId="00000658">
      <w:pPr>
        <w:numPr>
          <w:ilvl w:val="0"/>
          <w:numId w:val="14"/>
        </w:numPr>
        <w:spacing w:after="240" w:before="0" w:beforeAutospacing="0" w:line="276" w:lineRule="auto"/>
        <w:ind w:left="720" w:hanging="360"/>
        <w:rPr>
          <w:sz w:val="26"/>
          <w:szCs w:val="26"/>
        </w:rPr>
      </w:pPr>
      <w:r w:rsidDel="00000000" w:rsidR="00000000" w:rsidRPr="00000000">
        <w:rPr>
          <w:sz w:val="26"/>
          <w:szCs w:val="26"/>
          <w:rtl w:val="0"/>
        </w:rPr>
        <w:t xml:space="preserve">Displays visualizations of progress data</w:t>
      </w:r>
    </w:p>
    <w:p w:rsidR="00000000" w:rsidDel="00000000" w:rsidP="00000000" w:rsidRDefault="00000000" w:rsidRPr="00000000" w14:paraId="00000659">
      <w:pPr>
        <w:spacing w:after="240" w:before="240" w:line="276" w:lineRule="auto"/>
        <w:rPr>
          <w:b w:val="1"/>
          <w:sz w:val="26"/>
          <w:szCs w:val="26"/>
        </w:rPr>
      </w:pPr>
      <w:r w:rsidDel="00000000" w:rsidR="00000000" w:rsidRPr="00000000">
        <w:rPr>
          <w:b w:val="1"/>
          <w:sz w:val="26"/>
          <w:szCs w:val="26"/>
          <w:rtl w:val="0"/>
        </w:rPr>
        <w:t xml:space="preserve">5. Performance Report Events</w:t>
      </w:r>
    </w:p>
    <w:p w:rsidR="00000000" w:rsidDel="00000000" w:rsidP="00000000" w:rsidRDefault="00000000" w:rsidRPr="00000000" w14:paraId="0000065A">
      <w:pPr>
        <w:numPr>
          <w:ilvl w:val="0"/>
          <w:numId w:val="25"/>
        </w:numPr>
        <w:spacing w:after="0" w:afterAutospacing="0" w:before="240" w:line="276" w:lineRule="auto"/>
        <w:ind w:left="720" w:hanging="360"/>
        <w:rPr>
          <w:sz w:val="26"/>
          <w:szCs w:val="26"/>
        </w:rPr>
      </w:pPr>
      <w:r w:rsidDel="00000000" w:rsidR="00000000" w:rsidRPr="00000000">
        <w:rPr>
          <w:sz w:val="26"/>
          <w:szCs w:val="26"/>
          <w:rtl w:val="0"/>
        </w:rPr>
        <w:t xml:space="preserve">Generates weekly performance reports</w:t>
      </w:r>
    </w:p>
    <w:p w:rsidR="00000000" w:rsidDel="00000000" w:rsidP="00000000" w:rsidRDefault="00000000" w:rsidRPr="00000000" w14:paraId="0000065B">
      <w:pPr>
        <w:numPr>
          <w:ilvl w:val="0"/>
          <w:numId w:val="25"/>
        </w:numPr>
        <w:spacing w:after="0" w:afterAutospacing="0" w:before="0" w:beforeAutospacing="0" w:line="276" w:lineRule="auto"/>
        <w:ind w:left="720" w:hanging="360"/>
        <w:rPr>
          <w:sz w:val="26"/>
          <w:szCs w:val="26"/>
        </w:rPr>
      </w:pPr>
      <w:r w:rsidDel="00000000" w:rsidR="00000000" w:rsidRPr="00000000">
        <w:rPr>
          <w:sz w:val="26"/>
          <w:szCs w:val="26"/>
          <w:rtl w:val="0"/>
        </w:rPr>
        <w:t xml:space="preserve">Collects statistical data on tasks, feedback, and account activity</w:t>
      </w:r>
    </w:p>
    <w:p w:rsidR="00000000" w:rsidDel="00000000" w:rsidP="00000000" w:rsidRDefault="00000000" w:rsidRPr="00000000" w14:paraId="0000065C">
      <w:pPr>
        <w:numPr>
          <w:ilvl w:val="0"/>
          <w:numId w:val="25"/>
        </w:numPr>
        <w:spacing w:after="0" w:afterAutospacing="0" w:before="0" w:beforeAutospacing="0" w:line="276" w:lineRule="auto"/>
        <w:ind w:left="720" w:hanging="360"/>
        <w:rPr>
          <w:sz w:val="26"/>
          <w:szCs w:val="26"/>
        </w:rPr>
      </w:pPr>
      <w:r w:rsidDel="00000000" w:rsidR="00000000" w:rsidRPr="00000000">
        <w:rPr>
          <w:sz w:val="26"/>
          <w:szCs w:val="26"/>
          <w:rtl w:val="0"/>
        </w:rPr>
        <w:t xml:space="preserve">Creates visualizations (bar graphs, pie charts) of performance metrics</w:t>
      </w:r>
    </w:p>
    <w:p w:rsidR="00000000" w:rsidDel="00000000" w:rsidP="00000000" w:rsidRDefault="00000000" w:rsidRPr="00000000" w14:paraId="0000065D">
      <w:pPr>
        <w:numPr>
          <w:ilvl w:val="0"/>
          <w:numId w:val="25"/>
        </w:numPr>
        <w:spacing w:after="0" w:afterAutospacing="0" w:before="0" w:beforeAutospacing="0" w:line="276" w:lineRule="auto"/>
        <w:ind w:left="720" w:hanging="360"/>
        <w:rPr>
          <w:sz w:val="26"/>
          <w:szCs w:val="26"/>
        </w:rPr>
      </w:pPr>
      <w:r w:rsidDel="00000000" w:rsidR="00000000" w:rsidRPr="00000000">
        <w:rPr>
          <w:sz w:val="26"/>
          <w:szCs w:val="26"/>
          <w:rtl w:val="0"/>
        </w:rPr>
        <w:t xml:space="preserve">Gets filtered by user-defined previous number of days</w:t>
      </w:r>
    </w:p>
    <w:p w:rsidR="00000000" w:rsidDel="00000000" w:rsidP="00000000" w:rsidRDefault="00000000" w:rsidRPr="00000000" w14:paraId="0000065E">
      <w:pPr>
        <w:numPr>
          <w:ilvl w:val="0"/>
          <w:numId w:val="25"/>
        </w:numPr>
        <w:spacing w:after="240" w:before="0" w:beforeAutospacing="0" w:line="276" w:lineRule="auto"/>
        <w:ind w:left="720" w:hanging="360"/>
        <w:rPr>
          <w:sz w:val="26"/>
          <w:szCs w:val="26"/>
        </w:rPr>
      </w:pPr>
      <w:r w:rsidDel="00000000" w:rsidR="00000000" w:rsidRPr="00000000">
        <w:rPr>
          <w:sz w:val="26"/>
          <w:szCs w:val="26"/>
          <w:rtl w:val="0"/>
        </w:rPr>
        <w:t xml:space="preserve">Shows insights for productivity improvement</w:t>
      </w:r>
    </w:p>
    <w:p w:rsidR="00000000" w:rsidDel="00000000" w:rsidP="00000000" w:rsidRDefault="00000000" w:rsidRPr="00000000" w14:paraId="0000065F">
      <w:pPr>
        <w:spacing w:after="240" w:before="240" w:line="276" w:lineRule="auto"/>
        <w:rPr>
          <w:b w:val="1"/>
          <w:sz w:val="26"/>
          <w:szCs w:val="26"/>
        </w:rPr>
      </w:pPr>
      <w:r w:rsidDel="00000000" w:rsidR="00000000" w:rsidRPr="00000000">
        <w:rPr>
          <w:b w:val="1"/>
          <w:sz w:val="26"/>
          <w:szCs w:val="26"/>
          <w:rtl w:val="0"/>
        </w:rPr>
        <w:t xml:space="preserve">6. Notification Events</w:t>
      </w:r>
    </w:p>
    <w:p w:rsidR="00000000" w:rsidDel="00000000" w:rsidP="00000000" w:rsidRDefault="00000000" w:rsidRPr="00000000" w14:paraId="00000660">
      <w:pPr>
        <w:numPr>
          <w:ilvl w:val="0"/>
          <w:numId w:val="24"/>
        </w:numPr>
        <w:spacing w:after="0" w:afterAutospacing="0" w:before="240" w:line="276" w:lineRule="auto"/>
        <w:ind w:left="720" w:hanging="360"/>
        <w:rPr>
          <w:sz w:val="26"/>
          <w:szCs w:val="26"/>
        </w:rPr>
      </w:pPr>
      <w:r w:rsidDel="00000000" w:rsidR="00000000" w:rsidRPr="00000000">
        <w:rPr>
          <w:sz w:val="26"/>
          <w:szCs w:val="26"/>
          <w:rtl w:val="0"/>
        </w:rPr>
        <w:t xml:space="preserve">Alerts users about task invitations and assignments</w:t>
      </w:r>
    </w:p>
    <w:p w:rsidR="00000000" w:rsidDel="00000000" w:rsidP="00000000" w:rsidRDefault="00000000" w:rsidRPr="00000000" w14:paraId="00000661">
      <w:pPr>
        <w:numPr>
          <w:ilvl w:val="0"/>
          <w:numId w:val="24"/>
        </w:numPr>
        <w:spacing w:after="0" w:afterAutospacing="0" w:before="0" w:beforeAutospacing="0" w:line="276" w:lineRule="auto"/>
        <w:ind w:left="720" w:hanging="360"/>
        <w:rPr>
          <w:sz w:val="26"/>
          <w:szCs w:val="26"/>
        </w:rPr>
      </w:pPr>
      <w:r w:rsidDel="00000000" w:rsidR="00000000" w:rsidRPr="00000000">
        <w:rPr>
          <w:sz w:val="26"/>
          <w:szCs w:val="26"/>
          <w:rtl w:val="0"/>
        </w:rPr>
        <w:t xml:space="preserve">Notifies about team invitations and changes</w:t>
      </w:r>
    </w:p>
    <w:p w:rsidR="00000000" w:rsidDel="00000000" w:rsidP="00000000" w:rsidRDefault="00000000" w:rsidRPr="00000000" w14:paraId="00000662">
      <w:pPr>
        <w:numPr>
          <w:ilvl w:val="0"/>
          <w:numId w:val="24"/>
        </w:numPr>
        <w:spacing w:after="0" w:afterAutospacing="0" w:before="0" w:beforeAutospacing="0" w:line="276" w:lineRule="auto"/>
        <w:ind w:left="720" w:hanging="360"/>
        <w:rPr>
          <w:sz w:val="26"/>
          <w:szCs w:val="26"/>
        </w:rPr>
      </w:pPr>
      <w:r w:rsidDel="00000000" w:rsidR="00000000" w:rsidRPr="00000000">
        <w:rPr>
          <w:sz w:val="26"/>
          <w:szCs w:val="26"/>
          <w:rtl w:val="0"/>
        </w:rPr>
        <w:t xml:space="preserve">Sends verification codes for registration and account recovery</w:t>
      </w:r>
    </w:p>
    <w:p w:rsidR="00000000" w:rsidDel="00000000" w:rsidP="00000000" w:rsidRDefault="00000000" w:rsidRPr="00000000" w14:paraId="00000663">
      <w:pPr>
        <w:numPr>
          <w:ilvl w:val="0"/>
          <w:numId w:val="24"/>
        </w:numPr>
        <w:spacing w:after="0" w:afterAutospacing="0" w:before="0" w:beforeAutospacing="0" w:line="276" w:lineRule="auto"/>
        <w:ind w:left="720" w:hanging="360"/>
        <w:rPr>
          <w:sz w:val="26"/>
          <w:szCs w:val="26"/>
        </w:rPr>
      </w:pPr>
      <w:r w:rsidDel="00000000" w:rsidR="00000000" w:rsidRPr="00000000">
        <w:rPr>
          <w:sz w:val="26"/>
          <w:szCs w:val="26"/>
          <w:rtl w:val="0"/>
        </w:rPr>
        <w:t xml:space="preserve">Gets sorted and filtered by different categories</w:t>
      </w:r>
    </w:p>
    <w:p w:rsidR="00000000" w:rsidDel="00000000" w:rsidP="00000000" w:rsidRDefault="00000000" w:rsidRPr="00000000" w14:paraId="00000664">
      <w:pPr>
        <w:numPr>
          <w:ilvl w:val="0"/>
          <w:numId w:val="24"/>
        </w:numPr>
        <w:spacing w:after="240" w:before="0" w:beforeAutospacing="0" w:line="276" w:lineRule="auto"/>
        <w:ind w:left="720" w:hanging="360"/>
        <w:rPr>
          <w:sz w:val="26"/>
          <w:szCs w:val="26"/>
        </w:rPr>
      </w:pPr>
      <w:r w:rsidDel="00000000" w:rsidR="00000000" w:rsidRPr="00000000">
        <w:rPr>
          <w:sz w:val="26"/>
          <w:szCs w:val="26"/>
          <w:rtl w:val="0"/>
        </w:rPr>
        <w:t xml:space="preserve">Can be removed from the notification panel by users</w:t>
      </w:r>
    </w:p>
    <w:p w:rsidR="00000000" w:rsidDel="00000000" w:rsidP="00000000" w:rsidRDefault="00000000" w:rsidRPr="00000000" w14:paraId="00000665">
      <w:pPr>
        <w:spacing w:after="240" w:before="240" w:line="276" w:lineRule="auto"/>
        <w:rPr>
          <w:b w:val="1"/>
          <w:sz w:val="26"/>
          <w:szCs w:val="26"/>
        </w:rPr>
      </w:pPr>
      <w:r w:rsidDel="00000000" w:rsidR="00000000" w:rsidRPr="00000000">
        <w:rPr>
          <w:b w:val="1"/>
          <w:sz w:val="26"/>
          <w:szCs w:val="26"/>
          <w:rtl w:val="0"/>
        </w:rPr>
        <w:t xml:space="preserve">7. Team Events</w:t>
      </w:r>
    </w:p>
    <w:p w:rsidR="00000000" w:rsidDel="00000000" w:rsidP="00000000" w:rsidRDefault="00000000" w:rsidRPr="00000000" w14:paraId="00000666">
      <w:pPr>
        <w:numPr>
          <w:ilvl w:val="0"/>
          <w:numId w:val="32"/>
        </w:numPr>
        <w:spacing w:after="0" w:afterAutospacing="0" w:before="240" w:line="276" w:lineRule="auto"/>
        <w:ind w:left="720" w:hanging="360"/>
        <w:rPr>
          <w:sz w:val="26"/>
          <w:szCs w:val="26"/>
        </w:rPr>
      </w:pPr>
      <w:r w:rsidDel="00000000" w:rsidR="00000000" w:rsidRPr="00000000">
        <w:rPr>
          <w:sz w:val="26"/>
          <w:szCs w:val="26"/>
          <w:rtl w:val="0"/>
        </w:rPr>
        <w:t xml:space="preserve">Creates team with unique name</w:t>
      </w:r>
    </w:p>
    <w:p w:rsidR="00000000" w:rsidDel="00000000" w:rsidP="00000000" w:rsidRDefault="00000000" w:rsidRPr="00000000" w14:paraId="00000667">
      <w:pPr>
        <w:numPr>
          <w:ilvl w:val="0"/>
          <w:numId w:val="32"/>
        </w:numPr>
        <w:spacing w:after="0" w:afterAutospacing="0" w:before="0" w:beforeAutospacing="0" w:line="276" w:lineRule="auto"/>
        <w:ind w:left="720" w:hanging="360"/>
        <w:rPr>
          <w:sz w:val="26"/>
          <w:szCs w:val="26"/>
        </w:rPr>
      </w:pPr>
      <w:r w:rsidDel="00000000" w:rsidR="00000000" w:rsidRPr="00000000">
        <w:rPr>
          <w:sz w:val="26"/>
          <w:szCs w:val="26"/>
          <w:rtl w:val="0"/>
        </w:rPr>
        <w:t xml:space="preserve">Adds team members through invitations</w:t>
      </w:r>
    </w:p>
    <w:p w:rsidR="00000000" w:rsidDel="00000000" w:rsidP="00000000" w:rsidRDefault="00000000" w:rsidRPr="00000000" w14:paraId="00000668">
      <w:pPr>
        <w:numPr>
          <w:ilvl w:val="0"/>
          <w:numId w:val="32"/>
        </w:numPr>
        <w:spacing w:after="0" w:afterAutospacing="0" w:before="0" w:beforeAutospacing="0" w:line="276" w:lineRule="auto"/>
        <w:ind w:left="720" w:hanging="360"/>
        <w:rPr>
          <w:sz w:val="26"/>
          <w:szCs w:val="26"/>
        </w:rPr>
      </w:pPr>
      <w:r w:rsidDel="00000000" w:rsidR="00000000" w:rsidRPr="00000000">
        <w:rPr>
          <w:sz w:val="26"/>
          <w:szCs w:val="26"/>
          <w:rtl w:val="0"/>
        </w:rPr>
        <w:t xml:space="preserve">Accepts requests to join team</w:t>
      </w:r>
    </w:p>
    <w:p w:rsidR="00000000" w:rsidDel="00000000" w:rsidP="00000000" w:rsidRDefault="00000000" w:rsidRPr="00000000" w14:paraId="00000669">
      <w:pPr>
        <w:numPr>
          <w:ilvl w:val="0"/>
          <w:numId w:val="32"/>
        </w:numPr>
        <w:spacing w:after="0" w:afterAutospacing="0" w:before="0" w:beforeAutospacing="0" w:line="276" w:lineRule="auto"/>
        <w:ind w:left="720" w:hanging="360"/>
        <w:rPr>
          <w:sz w:val="26"/>
          <w:szCs w:val="26"/>
        </w:rPr>
      </w:pPr>
      <w:r w:rsidDel="00000000" w:rsidR="00000000" w:rsidRPr="00000000">
        <w:rPr>
          <w:sz w:val="26"/>
          <w:szCs w:val="26"/>
          <w:rtl w:val="0"/>
        </w:rPr>
        <w:t xml:space="preserve">Updates team details (owner only)</w:t>
      </w:r>
    </w:p>
    <w:p w:rsidR="00000000" w:rsidDel="00000000" w:rsidP="00000000" w:rsidRDefault="00000000" w:rsidRPr="00000000" w14:paraId="0000066A">
      <w:pPr>
        <w:numPr>
          <w:ilvl w:val="0"/>
          <w:numId w:val="32"/>
        </w:numPr>
        <w:spacing w:after="0" w:afterAutospacing="0" w:before="0" w:beforeAutospacing="0" w:line="276" w:lineRule="auto"/>
        <w:ind w:left="720" w:hanging="360"/>
        <w:rPr>
          <w:sz w:val="26"/>
          <w:szCs w:val="26"/>
        </w:rPr>
      </w:pPr>
      <w:r w:rsidDel="00000000" w:rsidR="00000000" w:rsidRPr="00000000">
        <w:rPr>
          <w:sz w:val="26"/>
          <w:szCs w:val="26"/>
          <w:rtl w:val="0"/>
        </w:rPr>
        <w:t xml:space="preserve">Assigns and removes tasks within the team</w:t>
      </w:r>
    </w:p>
    <w:p w:rsidR="00000000" w:rsidDel="00000000" w:rsidP="00000000" w:rsidRDefault="00000000" w:rsidRPr="00000000" w14:paraId="0000066B">
      <w:pPr>
        <w:numPr>
          <w:ilvl w:val="0"/>
          <w:numId w:val="32"/>
        </w:numPr>
        <w:spacing w:after="0" w:afterAutospacing="0" w:before="0" w:beforeAutospacing="0" w:line="276" w:lineRule="auto"/>
        <w:ind w:left="720" w:hanging="360"/>
        <w:rPr>
          <w:sz w:val="26"/>
          <w:szCs w:val="26"/>
        </w:rPr>
      </w:pPr>
      <w:r w:rsidDel="00000000" w:rsidR="00000000" w:rsidRPr="00000000">
        <w:rPr>
          <w:sz w:val="26"/>
          <w:szCs w:val="26"/>
          <w:rtl w:val="0"/>
        </w:rPr>
        <w:t xml:space="preserve">Logs team history of member additions, removals, and detail changes</w:t>
      </w:r>
    </w:p>
    <w:p w:rsidR="00000000" w:rsidDel="00000000" w:rsidP="00000000" w:rsidRDefault="00000000" w:rsidRPr="00000000" w14:paraId="0000066C">
      <w:pPr>
        <w:numPr>
          <w:ilvl w:val="0"/>
          <w:numId w:val="32"/>
        </w:numPr>
        <w:spacing w:after="240" w:before="0" w:beforeAutospacing="0" w:line="276" w:lineRule="auto"/>
        <w:ind w:left="720" w:hanging="360"/>
        <w:rPr>
          <w:sz w:val="26"/>
          <w:szCs w:val="26"/>
        </w:rPr>
      </w:pPr>
      <w:r w:rsidDel="00000000" w:rsidR="00000000" w:rsidRPr="00000000">
        <w:rPr>
          <w:sz w:val="26"/>
          <w:szCs w:val="26"/>
          <w:rtl w:val="0"/>
        </w:rPr>
        <w:t xml:space="preserve">Provides team chat functionality</w:t>
      </w:r>
    </w:p>
    <w:p w:rsidR="00000000" w:rsidDel="00000000" w:rsidP="00000000" w:rsidRDefault="00000000" w:rsidRPr="00000000" w14:paraId="0000066D">
      <w:pPr>
        <w:spacing w:after="240" w:before="240" w:line="276" w:lineRule="auto"/>
        <w:rPr>
          <w:b w:val="1"/>
          <w:sz w:val="26"/>
          <w:szCs w:val="26"/>
        </w:rPr>
      </w:pPr>
      <w:r w:rsidDel="00000000" w:rsidR="00000000" w:rsidRPr="00000000">
        <w:rPr>
          <w:b w:val="1"/>
          <w:sz w:val="26"/>
          <w:szCs w:val="26"/>
          <w:rtl w:val="0"/>
        </w:rPr>
        <w:t xml:space="preserve">8. Feedback Events</w:t>
      </w:r>
    </w:p>
    <w:p w:rsidR="00000000" w:rsidDel="00000000" w:rsidP="00000000" w:rsidRDefault="00000000" w:rsidRPr="00000000" w14:paraId="0000066E">
      <w:pPr>
        <w:numPr>
          <w:ilvl w:val="0"/>
          <w:numId w:val="18"/>
        </w:numPr>
        <w:spacing w:after="0" w:afterAutospacing="0" w:before="240" w:line="276" w:lineRule="auto"/>
        <w:ind w:left="720" w:hanging="360"/>
        <w:rPr>
          <w:sz w:val="26"/>
          <w:szCs w:val="26"/>
        </w:rPr>
      </w:pPr>
      <w:r w:rsidDel="00000000" w:rsidR="00000000" w:rsidRPr="00000000">
        <w:rPr>
          <w:sz w:val="26"/>
          <w:szCs w:val="26"/>
          <w:rtl w:val="0"/>
        </w:rPr>
        <w:t xml:space="preserve">Creates feedback with task name and feedback score</w:t>
      </w:r>
    </w:p>
    <w:p w:rsidR="00000000" w:rsidDel="00000000" w:rsidP="00000000" w:rsidRDefault="00000000" w:rsidRPr="00000000" w14:paraId="0000066F">
      <w:pPr>
        <w:numPr>
          <w:ilvl w:val="0"/>
          <w:numId w:val="18"/>
        </w:numPr>
        <w:spacing w:after="0" w:afterAutospacing="0" w:before="0" w:beforeAutospacing="0" w:line="276" w:lineRule="auto"/>
        <w:ind w:left="720" w:hanging="360"/>
        <w:rPr>
          <w:sz w:val="26"/>
          <w:szCs w:val="26"/>
        </w:rPr>
      </w:pPr>
      <w:r w:rsidDel="00000000" w:rsidR="00000000" w:rsidRPr="00000000">
        <w:rPr>
          <w:sz w:val="26"/>
          <w:szCs w:val="26"/>
          <w:rtl w:val="0"/>
        </w:rPr>
        <w:t xml:space="preserve">Sends feedback to other users via email</w:t>
      </w:r>
    </w:p>
    <w:p w:rsidR="00000000" w:rsidDel="00000000" w:rsidP="00000000" w:rsidRDefault="00000000" w:rsidRPr="00000000" w14:paraId="00000670">
      <w:pPr>
        <w:numPr>
          <w:ilvl w:val="0"/>
          <w:numId w:val="18"/>
        </w:numPr>
        <w:spacing w:after="0" w:afterAutospacing="0" w:before="0" w:beforeAutospacing="0" w:line="276" w:lineRule="auto"/>
        <w:ind w:left="720" w:hanging="360"/>
        <w:rPr>
          <w:sz w:val="26"/>
          <w:szCs w:val="26"/>
        </w:rPr>
      </w:pPr>
      <w:r w:rsidDel="00000000" w:rsidR="00000000" w:rsidRPr="00000000">
        <w:rPr>
          <w:sz w:val="26"/>
          <w:szCs w:val="26"/>
          <w:rtl w:val="0"/>
        </w:rPr>
        <w:t xml:space="preserve">Gets stored and managed in feedback dashboard</w:t>
      </w:r>
    </w:p>
    <w:p w:rsidR="00000000" w:rsidDel="00000000" w:rsidP="00000000" w:rsidRDefault="00000000" w:rsidRPr="00000000" w14:paraId="00000671">
      <w:pPr>
        <w:numPr>
          <w:ilvl w:val="0"/>
          <w:numId w:val="18"/>
        </w:numPr>
        <w:spacing w:after="0" w:afterAutospacing="0" w:before="0" w:beforeAutospacing="0" w:line="276" w:lineRule="auto"/>
        <w:ind w:left="720" w:hanging="360"/>
        <w:rPr>
          <w:sz w:val="26"/>
          <w:szCs w:val="26"/>
        </w:rPr>
      </w:pPr>
      <w:r w:rsidDel="00000000" w:rsidR="00000000" w:rsidRPr="00000000">
        <w:rPr>
          <w:sz w:val="26"/>
          <w:szCs w:val="26"/>
          <w:rtl w:val="0"/>
        </w:rPr>
        <w:t xml:space="preserve">Can be removed from the dashboard</w:t>
      </w:r>
    </w:p>
    <w:p w:rsidR="00000000" w:rsidDel="00000000" w:rsidP="00000000" w:rsidRDefault="00000000" w:rsidRPr="00000000" w14:paraId="00000672">
      <w:pPr>
        <w:numPr>
          <w:ilvl w:val="0"/>
          <w:numId w:val="18"/>
        </w:numPr>
        <w:spacing w:after="240" w:before="0" w:beforeAutospacing="0" w:line="276" w:lineRule="auto"/>
        <w:ind w:left="720" w:hanging="360"/>
        <w:rPr>
          <w:sz w:val="26"/>
          <w:szCs w:val="26"/>
        </w:rPr>
      </w:pPr>
      <w:r w:rsidDel="00000000" w:rsidR="00000000" w:rsidRPr="00000000">
        <w:rPr>
          <w:sz w:val="26"/>
          <w:szCs w:val="26"/>
          <w:rtl w:val="0"/>
        </w:rPr>
        <w:t xml:space="preserve">Contributes to user performance metrics</w:t>
      </w:r>
    </w:p>
    <w:p w:rsidR="00000000" w:rsidDel="00000000" w:rsidP="00000000" w:rsidRDefault="00000000" w:rsidRPr="00000000" w14:paraId="00000673">
      <w:pPr>
        <w:spacing w:after="240" w:before="240" w:line="276" w:lineRule="auto"/>
        <w:rPr>
          <w:b w:val="1"/>
          <w:sz w:val="26"/>
          <w:szCs w:val="26"/>
        </w:rPr>
      </w:pPr>
      <w:r w:rsidDel="00000000" w:rsidR="00000000" w:rsidRPr="00000000">
        <w:rPr>
          <w:b w:val="1"/>
          <w:sz w:val="26"/>
          <w:szCs w:val="26"/>
          <w:rtl w:val="0"/>
        </w:rPr>
        <w:t xml:space="preserve">9. Goal Events</w:t>
      </w:r>
    </w:p>
    <w:p w:rsidR="00000000" w:rsidDel="00000000" w:rsidP="00000000" w:rsidRDefault="00000000" w:rsidRPr="00000000" w14:paraId="00000674">
      <w:pPr>
        <w:numPr>
          <w:ilvl w:val="0"/>
          <w:numId w:val="20"/>
        </w:numPr>
        <w:spacing w:after="0" w:afterAutospacing="0" w:before="240" w:line="276" w:lineRule="auto"/>
        <w:ind w:left="720" w:hanging="360"/>
        <w:rPr>
          <w:sz w:val="26"/>
          <w:szCs w:val="26"/>
        </w:rPr>
      </w:pPr>
      <w:r w:rsidDel="00000000" w:rsidR="00000000" w:rsidRPr="00000000">
        <w:rPr>
          <w:sz w:val="26"/>
          <w:szCs w:val="26"/>
          <w:rtl w:val="0"/>
        </w:rPr>
        <w:t xml:space="preserve">Sets task goals for broader task categorization</w:t>
      </w:r>
    </w:p>
    <w:p w:rsidR="00000000" w:rsidDel="00000000" w:rsidP="00000000" w:rsidRDefault="00000000" w:rsidRPr="00000000" w14:paraId="00000675">
      <w:pPr>
        <w:numPr>
          <w:ilvl w:val="0"/>
          <w:numId w:val="20"/>
        </w:numPr>
        <w:spacing w:after="0" w:afterAutospacing="0" w:before="0" w:beforeAutospacing="0" w:line="276" w:lineRule="auto"/>
        <w:ind w:left="720" w:hanging="360"/>
        <w:rPr>
          <w:sz w:val="26"/>
          <w:szCs w:val="26"/>
        </w:rPr>
      </w:pPr>
      <w:r w:rsidDel="00000000" w:rsidR="00000000" w:rsidRPr="00000000">
        <w:rPr>
          <w:sz w:val="26"/>
          <w:szCs w:val="26"/>
          <w:rtl w:val="0"/>
        </w:rPr>
        <w:t xml:space="preserve">Defines session goals for working sessions</w:t>
      </w:r>
    </w:p>
    <w:p w:rsidR="00000000" w:rsidDel="00000000" w:rsidP="00000000" w:rsidRDefault="00000000" w:rsidRPr="00000000" w14:paraId="00000676">
      <w:pPr>
        <w:numPr>
          <w:ilvl w:val="0"/>
          <w:numId w:val="20"/>
        </w:numPr>
        <w:spacing w:after="0" w:afterAutospacing="0" w:before="0" w:beforeAutospacing="0" w:line="276" w:lineRule="auto"/>
        <w:ind w:left="720" w:hanging="360"/>
        <w:rPr>
          <w:sz w:val="26"/>
          <w:szCs w:val="26"/>
        </w:rPr>
      </w:pPr>
      <w:r w:rsidDel="00000000" w:rsidR="00000000" w:rsidRPr="00000000">
        <w:rPr>
          <w:sz w:val="26"/>
          <w:szCs w:val="26"/>
          <w:rtl w:val="0"/>
        </w:rPr>
        <w:t xml:space="preserve">Generates roadmaps based on goals using AI</w:t>
      </w:r>
    </w:p>
    <w:p w:rsidR="00000000" w:rsidDel="00000000" w:rsidP="00000000" w:rsidRDefault="00000000" w:rsidRPr="00000000" w14:paraId="00000677">
      <w:pPr>
        <w:numPr>
          <w:ilvl w:val="0"/>
          <w:numId w:val="20"/>
        </w:numPr>
        <w:spacing w:after="240" w:before="0" w:beforeAutospacing="0" w:line="276" w:lineRule="auto"/>
        <w:ind w:left="720" w:hanging="360"/>
        <w:rPr>
          <w:sz w:val="26"/>
          <w:szCs w:val="26"/>
        </w:rPr>
      </w:pPr>
      <w:r w:rsidDel="00000000" w:rsidR="00000000" w:rsidRPr="00000000">
        <w:rPr>
          <w:sz w:val="26"/>
          <w:szCs w:val="26"/>
          <w:rtl w:val="0"/>
        </w:rPr>
        <w:t xml:space="preserve">Tracks goal completion through associated tasks</w:t>
      </w:r>
    </w:p>
    <w:p w:rsidR="00000000" w:rsidDel="00000000" w:rsidP="00000000" w:rsidRDefault="00000000" w:rsidRPr="00000000" w14:paraId="00000678">
      <w:pPr>
        <w:spacing w:after="240" w:before="240" w:line="276" w:lineRule="auto"/>
        <w:rPr>
          <w:b w:val="1"/>
          <w:sz w:val="26"/>
          <w:szCs w:val="26"/>
        </w:rPr>
      </w:pPr>
      <w:r w:rsidDel="00000000" w:rsidR="00000000" w:rsidRPr="00000000">
        <w:rPr>
          <w:b w:val="1"/>
          <w:sz w:val="26"/>
          <w:szCs w:val="26"/>
          <w:rtl w:val="0"/>
        </w:rPr>
        <w:t xml:space="preserve">11. Session Events</w:t>
      </w:r>
    </w:p>
    <w:p w:rsidR="00000000" w:rsidDel="00000000" w:rsidP="00000000" w:rsidRDefault="00000000" w:rsidRPr="00000000" w14:paraId="00000679">
      <w:pPr>
        <w:numPr>
          <w:ilvl w:val="0"/>
          <w:numId w:val="26"/>
        </w:numPr>
        <w:spacing w:after="0" w:afterAutospacing="0" w:before="240" w:line="276" w:lineRule="auto"/>
        <w:ind w:left="720" w:hanging="360"/>
        <w:rPr>
          <w:sz w:val="26"/>
          <w:szCs w:val="26"/>
        </w:rPr>
      </w:pPr>
      <w:r w:rsidDel="00000000" w:rsidR="00000000" w:rsidRPr="00000000">
        <w:rPr>
          <w:sz w:val="26"/>
          <w:szCs w:val="26"/>
          <w:rtl w:val="0"/>
        </w:rPr>
        <w:t xml:space="preserve">Creates session with defined goal, duration, and preferred environment</w:t>
      </w:r>
    </w:p>
    <w:p w:rsidR="00000000" w:rsidDel="00000000" w:rsidP="00000000" w:rsidRDefault="00000000" w:rsidRPr="00000000" w14:paraId="0000067A">
      <w:pPr>
        <w:numPr>
          <w:ilvl w:val="0"/>
          <w:numId w:val="26"/>
        </w:numPr>
        <w:spacing w:after="0" w:afterAutospacing="0" w:before="0" w:beforeAutospacing="0" w:line="276" w:lineRule="auto"/>
        <w:ind w:left="720" w:hanging="360"/>
        <w:rPr>
          <w:sz w:val="26"/>
          <w:szCs w:val="26"/>
        </w:rPr>
      </w:pPr>
      <w:r w:rsidDel="00000000" w:rsidR="00000000" w:rsidRPr="00000000">
        <w:rPr>
          <w:sz w:val="26"/>
          <w:szCs w:val="26"/>
          <w:rtl w:val="0"/>
        </w:rPr>
        <w:t xml:space="preserve">Starts and manages stopwatch for session timing</w:t>
      </w:r>
    </w:p>
    <w:p w:rsidR="00000000" w:rsidDel="00000000" w:rsidP="00000000" w:rsidRDefault="00000000" w:rsidRPr="00000000" w14:paraId="0000067B">
      <w:pPr>
        <w:numPr>
          <w:ilvl w:val="0"/>
          <w:numId w:val="26"/>
        </w:numPr>
        <w:spacing w:after="0" w:afterAutospacing="0" w:before="0" w:beforeAutospacing="0" w:line="276" w:lineRule="auto"/>
        <w:ind w:left="720" w:hanging="360"/>
        <w:rPr>
          <w:sz w:val="26"/>
          <w:szCs w:val="26"/>
        </w:rPr>
      </w:pPr>
      <w:r w:rsidDel="00000000" w:rsidR="00000000" w:rsidRPr="00000000">
        <w:rPr>
          <w:sz w:val="26"/>
          <w:szCs w:val="26"/>
          <w:rtl w:val="0"/>
        </w:rPr>
        <w:t xml:space="preserve">Logs operated tasks during session</w:t>
      </w:r>
    </w:p>
    <w:p w:rsidR="00000000" w:rsidDel="00000000" w:rsidP="00000000" w:rsidRDefault="00000000" w:rsidRPr="00000000" w14:paraId="0000067C">
      <w:pPr>
        <w:numPr>
          <w:ilvl w:val="0"/>
          <w:numId w:val="26"/>
        </w:numPr>
        <w:spacing w:after="0" w:afterAutospacing="0" w:before="0" w:beforeAutospacing="0" w:line="276" w:lineRule="auto"/>
        <w:ind w:left="720" w:hanging="360"/>
        <w:rPr>
          <w:sz w:val="26"/>
          <w:szCs w:val="26"/>
        </w:rPr>
      </w:pPr>
      <w:r w:rsidDel="00000000" w:rsidR="00000000" w:rsidRPr="00000000">
        <w:rPr>
          <w:sz w:val="26"/>
          <w:szCs w:val="26"/>
          <w:rtl w:val="0"/>
        </w:rPr>
        <w:t xml:space="preserve">Saves session notes as outcomes</w:t>
      </w:r>
    </w:p>
    <w:p w:rsidR="00000000" w:rsidDel="00000000" w:rsidP="00000000" w:rsidRDefault="00000000" w:rsidRPr="00000000" w14:paraId="0000067D">
      <w:pPr>
        <w:numPr>
          <w:ilvl w:val="0"/>
          <w:numId w:val="26"/>
        </w:numPr>
        <w:spacing w:after="0" w:afterAutospacing="0" w:before="0" w:beforeAutospacing="0" w:line="276" w:lineRule="auto"/>
        <w:ind w:left="720" w:hanging="360"/>
        <w:rPr>
          <w:sz w:val="26"/>
          <w:szCs w:val="26"/>
        </w:rPr>
      </w:pPr>
      <w:r w:rsidDel="00000000" w:rsidR="00000000" w:rsidRPr="00000000">
        <w:rPr>
          <w:sz w:val="26"/>
          <w:szCs w:val="26"/>
          <w:rtl w:val="0"/>
        </w:rPr>
        <w:t xml:space="preserve">Preserves session state when interrupted</w:t>
      </w:r>
    </w:p>
    <w:p w:rsidR="00000000" w:rsidDel="00000000" w:rsidP="00000000" w:rsidRDefault="00000000" w:rsidRPr="00000000" w14:paraId="0000067E">
      <w:pPr>
        <w:numPr>
          <w:ilvl w:val="0"/>
          <w:numId w:val="26"/>
        </w:numPr>
        <w:spacing w:after="0" w:afterAutospacing="0" w:before="0" w:beforeAutospacing="0" w:line="276" w:lineRule="auto"/>
        <w:ind w:left="720" w:hanging="360"/>
        <w:rPr>
          <w:sz w:val="26"/>
          <w:szCs w:val="26"/>
        </w:rPr>
      </w:pPr>
      <w:r w:rsidDel="00000000" w:rsidR="00000000" w:rsidRPr="00000000">
        <w:rPr>
          <w:sz w:val="26"/>
          <w:szCs w:val="26"/>
          <w:rtl w:val="0"/>
        </w:rPr>
        <w:t xml:space="preserve">Records session efficiency score</w:t>
      </w:r>
    </w:p>
    <w:p w:rsidR="00000000" w:rsidDel="00000000" w:rsidP="00000000" w:rsidRDefault="00000000" w:rsidRPr="00000000" w14:paraId="0000067F">
      <w:pPr>
        <w:numPr>
          <w:ilvl w:val="0"/>
          <w:numId w:val="26"/>
        </w:numPr>
        <w:spacing w:after="0" w:afterAutospacing="0" w:before="0" w:beforeAutospacing="0" w:line="276" w:lineRule="auto"/>
        <w:ind w:left="720" w:hanging="360"/>
        <w:rPr>
          <w:sz w:val="26"/>
          <w:szCs w:val="26"/>
        </w:rPr>
      </w:pPr>
      <w:r w:rsidDel="00000000" w:rsidR="00000000" w:rsidRPr="00000000">
        <w:rPr>
          <w:sz w:val="26"/>
          <w:szCs w:val="26"/>
          <w:rtl w:val="0"/>
        </w:rPr>
        <w:t xml:space="preserve">Stores session history for future reference</w:t>
      </w:r>
    </w:p>
    <w:p w:rsidR="00000000" w:rsidDel="00000000" w:rsidP="00000000" w:rsidRDefault="00000000" w:rsidRPr="00000000" w14:paraId="00000680">
      <w:pPr>
        <w:numPr>
          <w:ilvl w:val="0"/>
          <w:numId w:val="26"/>
        </w:numPr>
        <w:spacing w:after="240" w:before="0" w:beforeAutospacing="0" w:line="276" w:lineRule="auto"/>
        <w:ind w:left="720" w:hanging="360"/>
        <w:rPr>
          <w:sz w:val="26"/>
          <w:szCs w:val="26"/>
        </w:rPr>
      </w:pPr>
      <w:r w:rsidDel="00000000" w:rsidR="00000000" w:rsidRPr="00000000">
        <w:rPr>
          <w:sz w:val="26"/>
          <w:szCs w:val="26"/>
          <w:rtl w:val="0"/>
        </w:rPr>
        <w:t xml:space="preserve">Contributes data to deep work analytics</w:t>
      </w:r>
    </w:p>
    <w:p w:rsidR="00000000" w:rsidDel="00000000" w:rsidP="00000000" w:rsidRDefault="00000000" w:rsidRPr="00000000" w14:paraId="00000681">
      <w:pPr>
        <w:spacing w:after="240" w:before="240" w:line="276" w:lineRule="auto"/>
        <w:rPr>
          <w:b w:val="1"/>
          <w:sz w:val="26"/>
          <w:szCs w:val="26"/>
        </w:rPr>
      </w:pPr>
      <w:r w:rsidDel="00000000" w:rsidR="00000000" w:rsidRPr="00000000">
        <w:rPr>
          <w:b w:val="1"/>
          <w:sz w:val="26"/>
          <w:szCs w:val="26"/>
          <w:rtl w:val="0"/>
        </w:rPr>
        <w:t xml:space="preserve">14. Analytics Engine Events</w:t>
      </w:r>
    </w:p>
    <w:p w:rsidR="00000000" w:rsidDel="00000000" w:rsidP="00000000" w:rsidRDefault="00000000" w:rsidRPr="00000000" w14:paraId="00000682">
      <w:pPr>
        <w:numPr>
          <w:ilvl w:val="0"/>
          <w:numId w:val="15"/>
        </w:numPr>
        <w:spacing w:after="0" w:afterAutospacing="0" w:before="240" w:line="276" w:lineRule="auto"/>
        <w:ind w:left="720" w:hanging="360"/>
        <w:rPr>
          <w:sz w:val="26"/>
          <w:szCs w:val="26"/>
        </w:rPr>
      </w:pPr>
      <w:r w:rsidDel="00000000" w:rsidR="00000000" w:rsidRPr="00000000">
        <w:rPr>
          <w:sz w:val="26"/>
          <w:szCs w:val="26"/>
          <w:rtl w:val="0"/>
        </w:rPr>
        <w:t xml:space="preserve">Analyzes time spent on sessions</w:t>
      </w:r>
    </w:p>
    <w:p w:rsidR="00000000" w:rsidDel="00000000" w:rsidP="00000000" w:rsidRDefault="00000000" w:rsidRPr="00000000" w14:paraId="00000683">
      <w:pPr>
        <w:numPr>
          <w:ilvl w:val="0"/>
          <w:numId w:val="15"/>
        </w:numPr>
        <w:spacing w:after="0" w:afterAutospacing="0" w:before="0" w:beforeAutospacing="0" w:line="276" w:lineRule="auto"/>
        <w:ind w:left="720" w:hanging="360"/>
        <w:rPr>
          <w:sz w:val="26"/>
          <w:szCs w:val="26"/>
        </w:rPr>
      </w:pPr>
      <w:r w:rsidDel="00000000" w:rsidR="00000000" w:rsidRPr="00000000">
        <w:rPr>
          <w:sz w:val="26"/>
          <w:szCs w:val="26"/>
          <w:rtl w:val="0"/>
        </w:rPr>
        <w:t xml:space="preserve">Calculates productivity scores for different hours of the day</w:t>
      </w:r>
    </w:p>
    <w:p w:rsidR="00000000" w:rsidDel="00000000" w:rsidP="00000000" w:rsidRDefault="00000000" w:rsidRPr="00000000" w14:paraId="00000684">
      <w:pPr>
        <w:numPr>
          <w:ilvl w:val="0"/>
          <w:numId w:val="15"/>
        </w:numPr>
        <w:spacing w:after="0" w:afterAutospacing="0" w:before="0" w:beforeAutospacing="0" w:line="276" w:lineRule="auto"/>
        <w:ind w:left="720" w:hanging="360"/>
        <w:rPr>
          <w:sz w:val="26"/>
          <w:szCs w:val="26"/>
        </w:rPr>
      </w:pPr>
      <w:r w:rsidDel="00000000" w:rsidR="00000000" w:rsidRPr="00000000">
        <w:rPr>
          <w:sz w:val="26"/>
          <w:szCs w:val="26"/>
          <w:rtl w:val="0"/>
        </w:rPr>
        <w:t xml:space="preserve">Creates productivity meter based on session efficiency</w:t>
      </w:r>
    </w:p>
    <w:p w:rsidR="00000000" w:rsidDel="00000000" w:rsidP="00000000" w:rsidRDefault="00000000" w:rsidRPr="00000000" w14:paraId="00000685">
      <w:pPr>
        <w:numPr>
          <w:ilvl w:val="0"/>
          <w:numId w:val="15"/>
        </w:numPr>
        <w:spacing w:after="0" w:afterAutospacing="0" w:before="0" w:beforeAutospacing="0" w:line="276" w:lineRule="auto"/>
        <w:ind w:left="720" w:hanging="360"/>
        <w:rPr>
          <w:sz w:val="26"/>
          <w:szCs w:val="26"/>
        </w:rPr>
      </w:pPr>
      <w:r w:rsidDel="00000000" w:rsidR="00000000" w:rsidRPr="00000000">
        <w:rPr>
          <w:sz w:val="26"/>
          <w:szCs w:val="26"/>
          <w:rtl w:val="0"/>
        </w:rPr>
        <w:t xml:space="preserve">Generates visualizations of deep work patterns</w:t>
      </w:r>
    </w:p>
    <w:p w:rsidR="00000000" w:rsidDel="00000000" w:rsidP="00000000" w:rsidRDefault="00000000" w:rsidRPr="00000000" w14:paraId="00000686">
      <w:pPr>
        <w:numPr>
          <w:ilvl w:val="0"/>
          <w:numId w:val="15"/>
        </w:numPr>
        <w:spacing w:after="0" w:afterAutospacing="0" w:before="0" w:beforeAutospacing="0" w:line="276" w:lineRule="auto"/>
        <w:ind w:left="720" w:hanging="360"/>
        <w:rPr>
          <w:sz w:val="26"/>
          <w:szCs w:val="26"/>
        </w:rPr>
      </w:pPr>
      <w:r w:rsidDel="00000000" w:rsidR="00000000" w:rsidRPr="00000000">
        <w:rPr>
          <w:sz w:val="26"/>
          <w:szCs w:val="26"/>
          <w:rtl w:val="0"/>
        </w:rPr>
        <w:t xml:space="preserve">Provides insights based on session data</w:t>
      </w:r>
    </w:p>
    <w:p w:rsidR="00000000" w:rsidDel="00000000" w:rsidP="00000000" w:rsidRDefault="00000000" w:rsidRPr="00000000" w14:paraId="00000687">
      <w:pPr>
        <w:numPr>
          <w:ilvl w:val="0"/>
          <w:numId w:val="15"/>
        </w:numPr>
        <w:spacing w:after="240" w:before="0" w:beforeAutospacing="0" w:line="276" w:lineRule="auto"/>
        <w:ind w:left="720" w:hanging="360"/>
        <w:rPr>
          <w:sz w:val="26"/>
          <w:szCs w:val="26"/>
        </w:rPr>
      </w:pPr>
      <w:r w:rsidDel="00000000" w:rsidR="00000000" w:rsidRPr="00000000">
        <w:rPr>
          <w:sz w:val="26"/>
          <w:szCs w:val="26"/>
          <w:rtl w:val="0"/>
        </w:rPr>
        <w:t xml:space="preserve">Creates personalized results based on user-defined time periods</w:t>
      </w:r>
    </w:p>
    <w:p w:rsidR="00000000" w:rsidDel="00000000" w:rsidP="00000000" w:rsidRDefault="00000000" w:rsidRPr="00000000" w14:paraId="00000688">
      <w:pPr>
        <w:spacing w:after="240" w:before="240" w:line="276" w:lineRule="auto"/>
        <w:rPr>
          <w:b w:val="1"/>
          <w:sz w:val="26"/>
          <w:szCs w:val="26"/>
        </w:rPr>
      </w:pPr>
      <w:r w:rsidDel="00000000" w:rsidR="00000000" w:rsidRPr="00000000">
        <w:rPr>
          <w:b w:val="1"/>
          <w:sz w:val="26"/>
          <w:szCs w:val="26"/>
          <w:rtl w:val="0"/>
        </w:rPr>
        <w:t xml:space="preserve">15. System Services Events</w:t>
      </w:r>
    </w:p>
    <w:p w:rsidR="00000000" w:rsidDel="00000000" w:rsidP="00000000" w:rsidRDefault="00000000" w:rsidRPr="00000000" w14:paraId="00000689">
      <w:pPr>
        <w:numPr>
          <w:ilvl w:val="0"/>
          <w:numId w:val="23"/>
        </w:numPr>
        <w:spacing w:after="0" w:afterAutospacing="0" w:before="240" w:line="276" w:lineRule="auto"/>
        <w:ind w:left="720" w:hanging="360"/>
        <w:rPr>
          <w:sz w:val="26"/>
          <w:szCs w:val="26"/>
        </w:rPr>
      </w:pPr>
      <w:r w:rsidDel="00000000" w:rsidR="00000000" w:rsidRPr="00000000">
        <w:rPr>
          <w:sz w:val="26"/>
          <w:szCs w:val="26"/>
          <w:rtl w:val="0"/>
        </w:rPr>
        <w:t xml:space="preserve">Sends daily and weekly reports automatically</w:t>
      </w:r>
    </w:p>
    <w:p w:rsidR="00000000" w:rsidDel="00000000" w:rsidP="00000000" w:rsidRDefault="00000000" w:rsidRPr="00000000" w14:paraId="0000068A">
      <w:pPr>
        <w:numPr>
          <w:ilvl w:val="0"/>
          <w:numId w:val="23"/>
        </w:numPr>
        <w:spacing w:after="0" w:afterAutospacing="0" w:before="0" w:beforeAutospacing="0" w:line="276" w:lineRule="auto"/>
        <w:ind w:left="720" w:hanging="360"/>
        <w:rPr>
          <w:sz w:val="26"/>
          <w:szCs w:val="26"/>
        </w:rPr>
      </w:pPr>
      <w:r w:rsidDel="00000000" w:rsidR="00000000" w:rsidRPr="00000000">
        <w:rPr>
          <w:sz w:val="26"/>
          <w:szCs w:val="26"/>
          <w:rtl w:val="0"/>
        </w:rPr>
        <w:t xml:space="preserve">Validates user inputs during registration</w:t>
      </w:r>
    </w:p>
    <w:p w:rsidR="00000000" w:rsidDel="00000000" w:rsidP="00000000" w:rsidRDefault="00000000" w:rsidRPr="00000000" w14:paraId="0000068B">
      <w:pPr>
        <w:numPr>
          <w:ilvl w:val="0"/>
          <w:numId w:val="23"/>
        </w:numPr>
        <w:spacing w:after="0" w:afterAutospacing="0" w:before="0" w:beforeAutospacing="0" w:line="276" w:lineRule="auto"/>
        <w:ind w:left="720" w:hanging="360"/>
        <w:rPr>
          <w:sz w:val="26"/>
          <w:szCs w:val="26"/>
        </w:rPr>
      </w:pPr>
      <w:r w:rsidDel="00000000" w:rsidR="00000000" w:rsidRPr="00000000">
        <w:rPr>
          <w:sz w:val="26"/>
          <w:szCs w:val="26"/>
          <w:rtl w:val="0"/>
        </w:rPr>
        <w:t xml:space="preserve">Maintains unique username requirements</w:t>
      </w:r>
    </w:p>
    <w:p w:rsidR="00000000" w:rsidDel="00000000" w:rsidP="00000000" w:rsidRDefault="00000000" w:rsidRPr="00000000" w14:paraId="0000068C">
      <w:pPr>
        <w:numPr>
          <w:ilvl w:val="0"/>
          <w:numId w:val="23"/>
        </w:numPr>
        <w:spacing w:after="0" w:afterAutospacing="0" w:before="0" w:beforeAutospacing="0" w:line="276" w:lineRule="auto"/>
        <w:ind w:left="720" w:hanging="360"/>
        <w:rPr>
          <w:sz w:val="26"/>
          <w:szCs w:val="26"/>
        </w:rPr>
      </w:pPr>
      <w:r w:rsidDel="00000000" w:rsidR="00000000" w:rsidRPr="00000000">
        <w:rPr>
          <w:sz w:val="26"/>
          <w:szCs w:val="26"/>
          <w:rtl w:val="0"/>
        </w:rPr>
        <w:t xml:space="preserve">Tracks deadlines for tasks</w:t>
      </w:r>
    </w:p>
    <w:p w:rsidR="00000000" w:rsidDel="00000000" w:rsidP="00000000" w:rsidRDefault="00000000" w:rsidRPr="00000000" w14:paraId="0000068D">
      <w:pPr>
        <w:numPr>
          <w:ilvl w:val="0"/>
          <w:numId w:val="23"/>
        </w:numPr>
        <w:spacing w:after="0" w:afterAutospacing="0" w:before="0" w:beforeAutospacing="0" w:line="276" w:lineRule="auto"/>
        <w:ind w:left="720" w:hanging="360"/>
        <w:rPr>
          <w:sz w:val="26"/>
          <w:szCs w:val="26"/>
        </w:rPr>
      </w:pPr>
      <w:r w:rsidDel="00000000" w:rsidR="00000000" w:rsidRPr="00000000">
        <w:rPr>
          <w:sz w:val="26"/>
          <w:szCs w:val="26"/>
          <w:rtl w:val="0"/>
        </w:rPr>
        <w:t xml:space="preserve">Filters and sorts data based on user preferences</w:t>
      </w:r>
    </w:p>
    <w:p w:rsidR="00000000" w:rsidDel="00000000" w:rsidP="00000000" w:rsidRDefault="00000000" w:rsidRPr="00000000" w14:paraId="0000068E">
      <w:pPr>
        <w:numPr>
          <w:ilvl w:val="0"/>
          <w:numId w:val="23"/>
        </w:numPr>
        <w:spacing w:after="240" w:before="0" w:beforeAutospacing="0" w:line="276" w:lineRule="auto"/>
        <w:ind w:left="720" w:hanging="360"/>
        <w:rPr>
          <w:sz w:val="26"/>
          <w:szCs w:val="26"/>
        </w:rPr>
      </w:pPr>
      <w:r w:rsidDel="00000000" w:rsidR="00000000" w:rsidRPr="00000000">
        <w:rPr>
          <w:sz w:val="26"/>
          <w:szCs w:val="26"/>
          <w:rtl w:val="0"/>
        </w:rPr>
        <w:t xml:space="preserve">Generates visualizations for statistics</w:t>
      </w:r>
    </w:p>
    <w:p w:rsidR="00000000" w:rsidDel="00000000" w:rsidP="00000000" w:rsidRDefault="00000000" w:rsidRPr="00000000" w14:paraId="0000068F">
      <w:pPr>
        <w:spacing w:after="240" w:before="240" w:line="276" w:lineRule="auto"/>
        <w:rPr>
          <w:b w:val="1"/>
          <w:sz w:val="26"/>
          <w:szCs w:val="26"/>
        </w:rPr>
      </w:pPr>
      <w:r w:rsidDel="00000000" w:rsidR="00000000" w:rsidRPr="00000000">
        <w:rPr>
          <w:b w:val="1"/>
          <w:sz w:val="26"/>
          <w:szCs w:val="26"/>
          <w:rtl w:val="0"/>
        </w:rPr>
        <w:t xml:space="preserve">16. Collaboration Engine Events</w:t>
      </w:r>
    </w:p>
    <w:p w:rsidR="00000000" w:rsidDel="00000000" w:rsidP="00000000" w:rsidRDefault="00000000" w:rsidRPr="00000000" w14:paraId="00000690">
      <w:pPr>
        <w:numPr>
          <w:ilvl w:val="0"/>
          <w:numId w:val="11"/>
        </w:numPr>
        <w:spacing w:after="0" w:afterAutospacing="0" w:before="240" w:line="276" w:lineRule="auto"/>
        <w:ind w:left="720" w:hanging="360"/>
        <w:rPr>
          <w:sz w:val="26"/>
          <w:szCs w:val="26"/>
        </w:rPr>
      </w:pPr>
      <w:r w:rsidDel="00000000" w:rsidR="00000000" w:rsidRPr="00000000">
        <w:rPr>
          <w:sz w:val="26"/>
          <w:szCs w:val="26"/>
          <w:rtl w:val="0"/>
        </w:rPr>
        <w:t xml:space="preserve">Shares tasks between users</w:t>
      </w:r>
    </w:p>
    <w:p w:rsidR="00000000" w:rsidDel="00000000" w:rsidP="00000000" w:rsidRDefault="00000000" w:rsidRPr="00000000" w14:paraId="00000691">
      <w:pPr>
        <w:numPr>
          <w:ilvl w:val="0"/>
          <w:numId w:val="11"/>
        </w:numPr>
        <w:spacing w:after="0" w:afterAutospacing="0" w:before="0" w:beforeAutospacing="0" w:line="276" w:lineRule="auto"/>
        <w:ind w:left="720" w:hanging="360"/>
        <w:rPr>
          <w:sz w:val="26"/>
          <w:szCs w:val="26"/>
        </w:rPr>
      </w:pPr>
      <w:r w:rsidDel="00000000" w:rsidR="00000000" w:rsidRPr="00000000">
        <w:rPr>
          <w:sz w:val="26"/>
          <w:szCs w:val="26"/>
          <w:rtl w:val="0"/>
        </w:rPr>
        <w:t xml:space="preserve">Creates collaborative environments in teams</w:t>
      </w:r>
    </w:p>
    <w:p w:rsidR="00000000" w:rsidDel="00000000" w:rsidP="00000000" w:rsidRDefault="00000000" w:rsidRPr="00000000" w14:paraId="00000692">
      <w:pPr>
        <w:numPr>
          <w:ilvl w:val="0"/>
          <w:numId w:val="11"/>
        </w:numPr>
        <w:spacing w:after="0" w:afterAutospacing="0" w:before="0" w:beforeAutospacing="0" w:line="276" w:lineRule="auto"/>
        <w:ind w:left="720" w:hanging="360"/>
        <w:rPr>
          <w:sz w:val="26"/>
          <w:szCs w:val="26"/>
        </w:rPr>
      </w:pPr>
      <w:r w:rsidDel="00000000" w:rsidR="00000000" w:rsidRPr="00000000">
        <w:rPr>
          <w:sz w:val="26"/>
          <w:szCs w:val="26"/>
          <w:rtl w:val="0"/>
        </w:rPr>
        <w:t xml:space="preserve">Manages team chat functionality</w:t>
      </w:r>
    </w:p>
    <w:p w:rsidR="00000000" w:rsidDel="00000000" w:rsidP="00000000" w:rsidRDefault="00000000" w:rsidRPr="00000000" w14:paraId="00000693">
      <w:pPr>
        <w:numPr>
          <w:ilvl w:val="0"/>
          <w:numId w:val="11"/>
        </w:numPr>
        <w:spacing w:after="0" w:afterAutospacing="0" w:before="0" w:beforeAutospacing="0" w:line="276" w:lineRule="auto"/>
        <w:ind w:left="720" w:hanging="360"/>
        <w:rPr>
          <w:sz w:val="26"/>
          <w:szCs w:val="26"/>
        </w:rPr>
      </w:pPr>
      <w:r w:rsidDel="00000000" w:rsidR="00000000" w:rsidRPr="00000000">
        <w:rPr>
          <w:sz w:val="26"/>
          <w:szCs w:val="26"/>
          <w:rtl w:val="0"/>
        </w:rPr>
        <w:t xml:space="preserve">Handles task participation changes</w:t>
      </w:r>
    </w:p>
    <w:p w:rsidR="00000000" w:rsidDel="00000000" w:rsidP="00000000" w:rsidRDefault="00000000" w:rsidRPr="00000000" w14:paraId="00000694">
      <w:pPr>
        <w:numPr>
          <w:ilvl w:val="0"/>
          <w:numId w:val="11"/>
        </w:numPr>
        <w:spacing w:after="0" w:afterAutospacing="0" w:before="0" w:beforeAutospacing="0" w:line="276" w:lineRule="auto"/>
        <w:ind w:left="720" w:hanging="360"/>
        <w:rPr>
          <w:sz w:val="26"/>
          <w:szCs w:val="26"/>
        </w:rPr>
      </w:pPr>
      <w:r w:rsidDel="00000000" w:rsidR="00000000" w:rsidRPr="00000000">
        <w:rPr>
          <w:sz w:val="26"/>
          <w:szCs w:val="26"/>
          <w:rtl w:val="0"/>
        </w:rPr>
        <w:t xml:space="preserve">Updates access rights when team membership changes</w:t>
      </w:r>
    </w:p>
    <w:p w:rsidR="00000000" w:rsidDel="00000000" w:rsidP="00000000" w:rsidRDefault="00000000" w:rsidRPr="00000000" w14:paraId="00000695">
      <w:pPr>
        <w:numPr>
          <w:ilvl w:val="0"/>
          <w:numId w:val="11"/>
        </w:numPr>
        <w:spacing w:after="240" w:before="0" w:beforeAutospacing="0" w:line="276" w:lineRule="auto"/>
        <w:ind w:left="720" w:hanging="360"/>
        <w:rPr>
          <w:sz w:val="26"/>
          <w:szCs w:val="26"/>
        </w:rPr>
      </w:pPr>
      <w:r w:rsidDel="00000000" w:rsidR="00000000" w:rsidRPr="00000000">
        <w:rPr>
          <w:sz w:val="26"/>
          <w:szCs w:val="26"/>
          <w:rtl w:val="0"/>
        </w:rPr>
        <w:t xml:space="preserve">Notifies members of collaborative events</w:t>
      </w:r>
    </w:p>
    <w:p w:rsidR="00000000" w:rsidDel="00000000" w:rsidP="00000000" w:rsidRDefault="00000000" w:rsidRPr="00000000" w14:paraId="00000696">
      <w:pPr>
        <w:spacing w:after="240" w:before="240" w:line="276" w:lineRule="auto"/>
        <w:rPr>
          <w:b w:val="1"/>
          <w:sz w:val="26"/>
          <w:szCs w:val="26"/>
        </w:rPr>
      </w:pPr>
      <w:r w:rsidDel="00000000" w:rsidR="00000000" w:rsidRPr="00000000">
        <w:rPr>
          <w:b w:val="1"/>
          <w:sz w:val="26"/>
          <w:szCs w:val="26"/>
          <w:rtl w:val="0"/>
        </w:rPr>
        <w:t xml:space="preserve">17. Statistics Engine Events</w:t>
      </w:r>
    </w:p>
    <w:p w:rsidR="00000000" w:rsidDel="00000000" w:rsidP="00000000" w:rsidRDefault="00000000" w:rsidRPr="00000000" w14:paraId="00000697">
      <w:pPr>
        <w:numPr>
          <w:ilvl w:val="0"/>
          <w:numId w:val="30"/>
        </w:numPr>
        <w:spacing w:after="0" w:afterAutospacing="0" w:before="240" w:line="276" w:lineRule="auto"/>
        <w:ind w:left="720" w:hanging="360"/>
        <w:rPr>
          <w:sz w:val="26"/>
          <w:szCs w:val="26"/>
        </w:rPr>
      </w:pPr>
      <w:r w:rsidDel="00000000" w:rsidR="00000000" w:rsidRPr="00000000">
        <w:rPr>
          <w:sz w:val="26"/>
          <w:szCs w:val="26"/>
          <w:rtl w:val="0"/>
        </w:rPr>
        <w:t xml:space="preserve">Generates visualizations for task statistics</w:t>
      </w:r>
    </w:p>
    <w:p w:rsidR="00000000" w:rsidDel="00000000" w:rsidP="00000000" w:rsidRDefault="00000000" w:rsidRPr="00000000" w14:paraId="00000698">
      <w:pPr>
        <w:numPr>
          <w:ilvl w:val="0"/>
          <w:numId w:val="30"/>
        </w:numPr>
        <w:spacing w:after="0" w:afterAutospacing="0" w:before="0" w:beforeAutospacing="0" w:line="276" w:lineRule="auto"/>
        <w:ind w:left="720" w:hanging="360"/>
        <w:rPr>
          <w:sz w:val="26"/>
          <w:szCs w:val="26"/>
        </w:rPr>
      </w:pPr>
      <w:r w:rsidDel="00000000" w:rsidR="00000000" w:rsidRPr="00000000">
        <w:rPr>
          <w:sz w:val="26"/>
          <w:szCs w:val="26"/>
          <w:rtl w:val="0"/>
        </w:rPr>
        <w:t xml:space="preserve">Creates charts for session statistics</w:t>
      </w:r>
    </w:p>
    <w:p w:rsidR="00000000" w:rsidDel="00000000" w:rsidP="00000000" w:rsidRDefault="00000000" w:rsidRPr="00000000" w14:paraId="00000699">
      <w:pPr>
        <w:numPr>
          <w:ilvl w:val="0"/>
          <w:numId w:val="30"/>
        </w:numPr>
        <w:spacing w:after="0" w:afterAutospacing="0" w:before="0" w:beforeAutospacing="0" w:line="276" w:lineRule="auto"/>
        <w:ind w:left="720" w:hanging="360"/>
        <w:rPr>
          <w:sz w:val="26"/>
          <w:szCs w:val="26"/>
        </w:rPr>
      </w:pPr>
      <w:r w:rsidDel="00000000" w:rsidR="00000000" w:rsidRPr="00000000">
        <w:rPr>
          <w:sz w:val="26"/>
          <w:szCs w:val="26"/>
          <w:rtl w:val="0"/>
        </w:rPr>
        <w:t xml:space="preserve">Provides feedback statistics</w:t>
      </w:r>
    </w:p>
    <w:p w:rsidR="00000000" w:rsidDel="00000000" w:rsidP="00000000" w:rsidRDefault="00000000" w:rsidRPr="00000000" w14:paraId="0000069A">
      <w:pPr>
        <w:numPr>
          <w:ilvl w:val="0"/>
          <w:numId w:val="30"/>
        </w:numPr>
        <w:spacing w:after="0" w:afterAutospacing="0" w:before="0" w:beforeAutospacing="0" w:line="276" w:lineRule="auto"/>
        <w:ind w:left="720" w:hanging="360"/>
        <w:rPr>
          <w:sz w:val="26"/>
          <w:szCs w:val="26"/>
        </w:rPr>
      </w:pPr>
      <w:r w:rsidDel="00000000" w:rsidR="00000000" w:rsidRPr="00000000">
        <w:rPr>
          <w:sz w:val="26"/>
          <w:szCs w:val="26"/>
          <w:rtl w:val="0"/>
        </w:rPr>
        <w:t xml:space="preserve">Shows account-related statistics</w:t>
      </w:r>
    </w:p>
    <w:p w:rsidR="00000000" w:rsidDel="00000000" w:rsidP="00000000" w:rsidRDefault="00000000" w:rsidRPr="00000000" w14:paraId="0000069B">
      <w:pPr>
        <w:numPr>
          <w:ilvl w:val="0"/>
          <w:numId w:val="30"/>
        </w:numPr>
        <w:spacing w:after="0" w:afterAutospacing="0" w:before="0" w:beforeAutospacing="0" w:line="276" w:lineRule="auto"/>
        <w:ind w:left="720" w:hanging="360"/>
        <w:rPr>
          <w:sz w:val="26"/>
          <w:szCs w:val="26"/>
        </w:rPr>
      </w:pPr>
      <w:r w:rsidDel="00000000" w:rsidR="00000000" w:rsidRPr="00000000">
        <w:rPr>
          <w:sz w:val="26"/>
          <w:szCs w:val="26"/>
          <w:rtl w:val="0"/>
        </w:rPr>
        <w:t xml:space="preserve">Filters statistics by previous number of days</w:t>
      </w:r>
    </w:p>
    <w:p w:rsidR="00000000" w:rsidDel="00000000" w:rsidP="00000000" w:rsidRDefault="00000000" w:rsidRPr="00000000" w14:paraId="0000069C">
      <w:pPr>
        <w:numPr>
          <w:ilvl w:val="0"/>
          <w:numId w:val="30"/>
        </w:numPr>
        <w:spacing w:after="240" w:before="0" w:beforeAutospacing="0" w:line="276" w:lineRule="auto"/>
        <w:ind w:left="720" w:hanging="360"/>
        <w:rPr>
          <w:sz w:val="26"/>
          <w:szCs w:val="26"/>
        </w:rPr>
      </w:pPr>
      <w:r w:rsidDel="00000000" w:rsidR="00000000" w:rsidRPr="00000000">
        <w:rPr>
          <w:sz w:val="26"/>
          <w:szCs w:val="26"/>
          <w:rtl w:val="0"/>
        </w:rPr>
        <w:t xml:space="preserve">Creates multiple visualization types for better understanding</w:t>
      </w:r>
      <w:r w:rsidDel="00000000" w:rsidR="00000000" w:rsidRPr="00000000">
        <w:rPr>
          <w:rtl w:val="0"/>
        </w:rPr>
      </w:r>
    </w:p>
    <w:p w:rsidR="00000000" w:rsidDel="00000000" w:rsidP="00000000" w:rsidRDefault="00000000" w:rsidRPr="00000000" w14:paraId="0000069D">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69E">
      <w:pPr>
        <w:spacing w:line="276" w:lineRule="auto"/>
        <w:jc w:val="both"/>
        <w:rPr>
          <w:color w:val="4a86e8"/>
          <w:sz w:val="30"/>
          <w:szCs w:val="30"/>
        </w:rPr>
      </w:pPr>
      <w:r w:rsidDel="00000000" w:rsidR="00000000" w:rsidRPr="00000000">
        <w:rPr>
          <w:rtl w:val="0"/>
        </w:rPr>
      </w:r>
    </w:p>
    <w:p w:rsidR="00000000" w:rsidDel="00000000" w:rsidP="00000000" w:rsidRDefault="00000000" w:rsidRPr="00000000" w14:paraId="0000069F">
      <w:pPr>
        <w:spacing w:line="276" w:lineRule="auto"/>
        <w:jc w:val="both"/>
        <w:rPr>
          <w:b w:val="1"/>
          <w:sz w:val="30"/>
          <w:szCs w:val="30"/>
        </w:rPr>
      </w:pPr>
      <w:r w:rsidDel="00000000" w:rsidR="00000000" w:rsidRPr="00000000">
        <w:rPr>
          <w:color w:val="4a86e8"/>
          <w:sz w:val="30"/>
          <w:szCs w:val="30"/>
          <w:rtl w:val="0"/>
        </w:rPr>
        <w:t xml:space="preserve">7.2 Sequence Diagram:</w:t>
      </w:r>
      <w:r w:rsidDel="00000000" w:rsidR="00000000" w:rsidRPr="00000000">
        <w:rPr>
          <w:rtl w:val="0"/>
        </w:rPr>
      </w:r>
    </w:p>
    <w:p w:rsidR="00000000" w:rsidDel="00000000" w:rsidP="00000000" w:rsidRDefault="00000000" w:rsidRPr="00000000" w14:paraId="000006A0">
      <w:pPr>
        <w:spacing w:line="276" w:lineRule="auto"/>
        <w:jc w:val="both"/>
        <w:rPr>
          <w:b w:val="1"/>
          <w:color w:val="4a86e8"/>
          <w:sz w:val="26"/>
          <w:szCs w:val="26"/>
        </w:rPr>
      </w:pPr>
      <w:r w:rsidDel="00000000" w:rsidR="00000000" w:rsidRPr="00000000">
        <w:rPr>
          <w:b w:val="1"/>
          <w:color w:val="4a86e8"/>
          <w:sz w:val="26"/>
          <w:szCs w:val="26"/>
        </w:rPr>
        <w:drawing>
          <wp:inline distB="114300" distT="114300" distL="114300" distR="114300">
            <wp:extent cx="5943600" cy="1930400"/>
            <wp:effectExtent b="0" l="0" r="0" t="0"/>
            <wp:docPr id="37"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spacing w:line="276" w:lineRule="auto"/>
        <w:jc w:val="both"/>
        <w:rPr>
          <w:b w:val="1"/>
          <w:color w:val="4a86e8"/>
          <w:sz w:val="26"/>
          <w:szCs w:val="26"/>
        </w:rPr>
      </w:pPr>
      <w:r w:rsidDel="00000000" w:rsidR="00000000" w:rsidRPr="00000000">
        <w:rPr>
          <w:b w:val="1"/>
          <w:color w:val="4a86e8"/>
          <w:sz w:val="26"/>
          <w:szCs w:val="26"/>
        </w:rPr>
        <w:drawing>
          <wp:inline distB="114300" distT="114300" distL="114300" distR="114300">
            <wp:extent cx="5943600" cy="2832100"/>
            <wp:effectExtent b="0" l="0" r="0" t="0"/>
            <wp:docPr id="3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spacing w:line="276" w:lineRule="auto"/>
        <w:jc w:val="both"/>
        <w:rPr>
          <w:b w:val="1"/>
          <w:color w:val="4a86e8"/>
          <w:sz w:val="26"/>
          <w:szCs w:val="26"/>
        </w:rPr>
      </w:pPr>
      <w:r w:rsidDel="00000000" w:rsidR="00000000" w:rsidRPr="00000000">
        <w:rPr>
          <w:b w:val="1"/>
          <w:color w:val="4a86e8"/>
          <w:sz w:val="26"/>
          <w:szCs w:val="26"/>
        </w:rPr>
        <w:drawing>
          <wp:inline distB="114300" distT="114300" distL="114300" distR="114300">
            <wp:extent cx="5943600" cy="419100"/>
            <wp:effectExtent b="0" l="0" r="0" t="0"/>
            <wp:docPr id="2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419100"/>
                    </a:xfrm>
                    <a:prstGeom prst="rect"/>
                    <a:ln/>
                  </pic:spPr>
                </pic:pic>
              </a:graphicData>
            </a:graphic>
          </wp:inline>
        </w:drawing>
      </w:r>
      <w:r w:rsidDel="00000000" w:rsidR="00000000" w:rsidRPr="00000000">
        <w:rPr>
          <w:b w:val="1"/>
          <w:color w:val="4a86e8"/>
          <w:sz w:val="26"/>
          <w:szCs w:val="26"/>
        </w:rPr>
        <w:drawing>
          <wp:inline distB="114300" distT="114300" distL="114300" distR="114300">
            <wp:extent cx="6015038" cy="2323115"/>
            <wp:effectExtent b="0" l="0" r="0" t="0"/>
            <wp:docPr id="2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015038" cy="2323115"/>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spacing w:line="276" w:lineRule="auto"/>
        <w:jc w:val="both"/>
        <w:rPr>
          <w:b w:val="1"/>
          <w:color w:val="4a86e8"/>
          <w:sz w:val="26"/>
          <w:szCs w:val="26"/>
        </w:rPr>
      </w:pPr>
      <w:r w:rsidDel="00000000" w:rsidR="00000000" w:rsidRPr="00000000">
        <w:rPr>
          <w:b w:val="1"/>
          <w:color w:val="4a86e8"/>
          <w:sz w:val="26"/>
          <w:szCs w:val="26"/>
        </w:rPr>
        <w:drawing>
          <wp:inline distB="114300" distT="114300" distL="114300" distR="114300">
            <wp:extent cx="6114655" cy="2048018"/>
            <wp:effectExtent b="0" l="0" r="0" t="0"/>
            <wp:docPr id="30"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114655" cy="2048018"/>
                    </a:xfrm>
                    <a:prstGeom prst="rect"/>
                    <a:ln/>
                  </pic:spPr>
                </pic:pic>
              </a:graphicData>
            </a:graphic>
          </wp:inline>
        </w:drawing>
      </w:r>
      <w:r w:rsidDel="00000000" w:rsidR="00000000" w:rsidRPr="00000000">
        <w:rPr>
          <w:rtl w:val="0"/>
        </w:rPr>
      </w:r>
    </w:p>
    <w:p w:rsidR="00000000" w:rsidDel="00000000" w:rsidP="00000000" w:rsidRDefault="00000000" w:rsidRPr="00000000" w14:paraId="000006A4">
      <w:pPr>
        <w:spacing w:line="276" w:lineRule="auto"/>
        <w:jc w:val="both"/>
        <w:rPr>
          <w:b w:val="1"/>
          <w:color w:val="4a86e8"/>
          <w:sz w:val="30"/>
          <w:szCs w:val="30"/>
        </w:rPr>
      </w:pPr>
      <w:r w:rsidDel="00000000" w:rsidR="00000000" w:rsidRPr="00000000">
        <w:rPr>
          <w:rtl w:val="0"/>
        </w:rPr>
      </w:r>
    </w:p>
    <w:p w:rsidR="00000000" w:rsidDel="00000000" w:rsidP="00000000" w:rsidRDefault="00000000" w:rsidRPr="00000000" w14:paraId="000006A5">
      <w:pPr>
        <w:spacing w:line="276" w:lineRule="auto"/>
        <w:jc w:val="both"/>
        <w:rPr>
          <w:b w:val="1"/>
          <w:color w:val="4a86e8"/>
          <w:sz w:val="30"/>
          <w:szCs w:val="30"/>
        </w:rPr>
      </w:pPr>
      <w:r w:rsidDel="00000000" w:rsidR="00000000" w:rsidRPr="00000000">
        <w:rPr>
          <w:rtl w:val="0"/>
        </w:rPr>
      </w:r>
    </w:p>
    <w:p w:rsidR="00000000" w:rsidDel="00000000" w:rsidP="00000000" w:rsidRDefault="00000000" w:rsidRPr="00000000" w14:paraId="000006A6">
      <w:pPr>
        <w:spacing w:line="276" w:lineRule="auto"/>
        <w:jc w:val="both"/>
        <w:rPr>
          <w:b w:val="1"/>
          <w:color w:val="4a86e8"/>
          <w:sz w:val="30"/>
          <w:szCs w:val="30"/>
        </w:rPr>
      </w:pPr>
      <w:r w:rsidDel="00000000" w:rsidR="00000000" w:rsidRPr="00000000">
        <w:rPr>
          <w:rtl w:val="0"/>
        </w:rPr>
      </w:r>
    </w:p>
    <w:p w:rsidR="00000000" w:rsidDel="00000000" w:rsidP="00000000" w:rsidRDefault="00000000" w:rsidRPr="00000000" w14:paraId="000006A7">
      <w:pPr>
        <w:spacing w:line="276" w:lineRule="auto"/>
        <w:jc w:val="both"/>
        <w:rPr>
          <w:b w:val="1"/>
          <w:color w:val="4a86e8"/>
          <w:sz w:val="30"/>
          <w:szCs w:val="30"/>
        </w:rPr>
      </w:pPr>
      <w:r w:rsidDel="00000000" w:rsidR="00000000" w:rsidRPr="00000000">
        <w:rPr>
          <w:rtl w:val="0"/>
        </w:rPr>
      </w:r>
    </w:p>
    <w:p w:rsidR="00000000" w:rsidDel="00000000" w:rsidP="00000000" w:rsidRDefault="00000000" w:rsidRPr="00000000" w14:paraId="000006A8">
      <w:pPr>
        <w:spacing w:line="276" w:lineRule="auto"/>
        <w:jc w:val="both"/>
        <w:rPr>
          <w:b w:val="1"/>
          <w:color w:val="4a86e8"/>
          <w:sz w:val="30"/>
          <w:szCs w:val="30"/>
        </w:rPr>
      </w:pPr>
      <w:r w:rsidDel="00000000" w:rsidR="00000000" w:rsidRPr="00000000">
        <w:rPr>
          <w:rtl w:val="0"/>
        </w:rPr>
      </w:r>
    </w:p>
    <w:p w:rsidR="00000000" w:rsidDel="00000000" w:rsidP="00000000" w:rsidRDefault="00000000" w:rsidRPr="00000000" w14:paraId="000006A9">
      <w:pPr>
        <w:spacing w:line="276" w:lineRule="auto"/>
        <w:jc w:val="both"/>
        <w:rPr>
          <w:b w:val="1"/>
          <w:color w:val="4a86e8"/>
          <w:sz w:val="30"/>
          <w:szCs w:val="30"/>
        </w:rPr>
      </w:pPr>
      <w:r w:rsidDel="00000000" w:rsidR="00000000" w:rsidRPr="00000000">
        <w:rPr>
          <w:rtl w:val="0"/>
        </w:rPr>
      </w:r>
    </w:p>
    <w:p w:rsidR="00000000" w:rsidDel="00000000" w:rsidP="00000000" w:rsidRDefault="00000000" w:rsidRPr="00000000" w14:paraId="000006AA">
      <w:pPr>
        <w:spacing w:line="276" w:lineRule="auto"/>
        <w:jc w:val="both"/>
        <w:rPr>
          <w:b w:val="1"/>
          <w:color w:val="4a86e8"/>
          <w:sz w:val="30"/>
          <w:szCs w:val="30"/>
        </w:rPr>
      </w:pPr>
      <w:r w:rsidDel="00000000" w:rsidR="00000000" w:rsidRPr="00000000">
        <w:rPr>
          <w:rtl w:val="0"/>
        </w:rPr>
      </w:r>
    </w:p>
    <w:p w:rsidR="00000000" w:rsidDel="00000000" w:rsidP="00000000" w:rsidRDefault="00000000" w:rsidRPr="00000000" w14:paraId="000006AB">
      <w:pPr>
        <w:spacing w:line="276" w:lineRule="auto"/>
        <w:jc w:val="both"/>
        <w:rPr>
          <w:b w:val="1"/>
          <w:color w:val="4a86e8"/>
          <w:sz w:val="30"/>
          <w:szCs w:val="30"/>
        </w:rPr>
      </w:pPr>
      <w:r w:rsidDel="00000000" w:rsidR="00000000" w:rsidRPr="00000000">
        <w:rPr>
          <w:rtl w:val="0"/>
        </w:rPr>
      </w:r>
    </w:p>
    <w:p w:rsidR="00000000" w:rsidDel="00000000" w:rsidP="00000000" w:rsidRDefault="00000000" w:rsidRPr="00000000" w14:paraId="000006AC">
      <w:pPr>
        <w:spacing w:line="276" w:lineRule="auto"/>
        <w:jc w:val="both"/>
        <w:rPr>
          <w:b w:val="1"/>
          <w:color w:val="4a86e8"/>
          <w:sz w:val="30"/>
          <w:szCs w:val="30"/>
        </w:rPr>
      </w:pPr>
      <w:r w:rsidDel="00000000" w:rsidR="00000000" w:rsidRPr="00000000">
        <w:rPr>
          <w:rtl w:val="0"/>
        </w:rPr>
      </w:r>
    </w:p>
    <w:p w:rsidR="00000000" w:rsidDel="00000000" w:rsidP="00000000" w:rsidRDefault="00000000" w:rsidRPr="00000000" w14:paraId="000006AD">
      <w:pPr>
        <w:spacing w:line="276" w:lineRule="auto"/>
        <w:jc w:val="both"/>
        <w:rPr>
          <w:b w:val="1"/>
          <w:color w:val="4a86e8"/>
          <w:sz w:val="30"/>
          <w:szCs w:val="30"/>
        </w:rPr>
      </w:pPr>
      <w:r w:rsidDel="00000000" w:rsidR="00000000" w:rsidRPr="00000000">
        <w:rPr>
          <w:rtl w:val="0"/>
        </w:rPr>
      </w:r>
    </w:p>
    <w:p w:rsidR="00000000" w:rsidDel="00000000" w:rsidP="00000000" w:rsidRDefault="00000000" w:rsidRPr="00000000" w14:paraId="000006AE">
      <w:pPr>
        <w:spacing w:line="276" w:lineRule="auto"/>
        <w:jc w:val="both"/>
        <w:rPr>
          <w:b w:val="1"/>
          <w:color w:val="4a86e8"/>
          <w:sz w:val="30"/>
          <w:szCs w:val="30"/>
        </w:rPr>
      </w:pPr>
      <w:r w:rsidDel="00000000" w:rsidR="00000000" w:rsidRPr="00000000">
        <w:rPr>
          <w:rtl w:val="0"/>
        </w:rPr>
      </w:r>
    </w:p>
    <w:p w:rsidR="00000000" w:rsidDel="00000000" w:rsidP="00000000" w:rsidRDefault="00000000" w:rsidRPr="00000000" w14:paraId="000006AF">
      <w:pPr>
        <w:spacing w:line="276" w:lineRule="auto"/>
        <w:jc w:val="both"/>
        <w:rPr>
          <w:b w:val="1"/>
          <w:color w:val="4a86e8"/>
          <w:sz w:val="30"/>
          <w:szCs w:val="30"/>
        </w:rPr>
      </w:pPr>
      <w:r w:rsidDel="00000000" w:rsidR="00000000" w:rsidRPr="00000000">
        <w:rPr>
          <w:b w:val="1"/>
          <w:color w:val="4a86e8"/>
          <w:sz w:val="30"/>
          <w:szCs w:val="30"/>
          <w:rtl w:val="0"/>
        </w:rPr>
        <w:t xml:space="preserve">8. DFD diagram:</w:t>
      </w:r>
    </w:p>
    <w:p w:rsidR="00000000" w:rsidDel="00000000" w:rsidP="00000000" w:rsidRDefault="00000000" w:rsidRPr="00000000" w14:paraId="000006B0">
      <w:pPr>
        <w:spacing w:line="276" w:lineRule="auto"/>
        <w:jc w:val="both"/>
        <w:rPr>
          <w:b w:val="1"/>
          <w:color w:val="4a86e8"/>
          <w:sz w:val="26"/>
          <w:szCs w:val="26"/>
        </w:rPr>
      </w:pPr>
      <w:r w:rsidDel="00000000" w:rsidR="00000000" w:rsidRPr="00000000">
        <w:rPr>
          <w:rtl w:val="0"/>
        </w:rPr>
      </w:r>
    </w:p>
    <w:p w:rsidR="00000000" w:rsidDel="00000000" w:rsidP="00000000" w:rsidRDefault="00000000" w:rsidRPr="00000000" w14:paraId="000006B1">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B2">
      <w:pPr>
        <w:spacing w:line="276" w:lineRule="auto"/>
        <w:jc w:val="both"/>
        <w:rPr>
          <w:b w:val="1"/>
          <w:sz w:val="26"/>
          <w:szCs w:val="26"/>
        </w:rPr>
      </w:pPr>
      <w:r w:rsidDel="00000000" w:rsidR="00000000" w:rsidRPr="00000000">
        <w:rPr>
          <w:b w:val="1"/>
          <w:sz w:val="26"/>
          <w:szCs w:val="26"/>
          <w:rtl w:val="0"/>
        </w:rPr>
        <w:t xml:space="preserve">Level 0:</w:t>
      </w:r>
    </w:p>
    <w:p w:rsidR="00000000" w:rsidDel="00000000" w:rsidP="00000000" w:rsidRDefault="00000000" w:rsidRPr="00000000" w14:paraId="000006B3">
      <w:pPr>
        <w:spacing w:line="276" w:lineRule="auto"/>
        <w:jc w:val="both"/>
        <w:rPr>
          <w:b w:val="1"/>
          <w:color w:val="4a86e8"/>
          <w:sz w:val="26"/>
          <w:szCs w:val="26"/>
        </w:rPr>
      </w:pPr>
      <w:hyperlink r:id="rId36">
        <w:r w:rsidDel="00000000" w:rsidR="00000000" w:rsidRPr="00000000">
          <w:rPr>
            <w:b w:val="1"/>
            <w:sz w:val="26"/>
            <w:szCs w:val="26"/>
          </w:rPr>
          <w:drawing>
            <wp:inline distB="19050" distT="19050" distL="19050" distR="19050">
              <wp:extent cx="5424488" cy="2074069"/>
              <wp:effectExtent b="0" l="0" r="0" t="0"/>
              <wp:docPr id="28"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424488" cy="207406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6B4">
      <w:pPr>
        <w:spacing w:line="276" w:lineRule="auto"/>
        <w:jc w:val="both"/>
        <w:rPr>
          <w:b w:val="1"/>
          <w:color w:val="4a86e8"/>
          <w:sz w:val="26"/>
          <w:szCs w:val="26"/>
        </w:rPr>
      </w:pPr>
      <w:r w:rsidDel="00000000" w:rsidR="00000000" w:rsidRPr="00000000">
        <w:rPr>
          <w:rtl w:val="0"/>
        </w:rPr>
      </w:r>
    </w:p>
    <w:p w:rsidR="00000000" w:rsidDel="00000000" w:rsidP="00000000" w:rsidRDefault="00000000" w:rsidRPr="00000000" w14:paraId="000006B5">
      <w:pPr>
        <w:spacing w:line="276" w:lineRule="auto"/>
        <w:jc w:val="both"/>
        <w:rPr>
          <w:b w:val="1"/>
          <w:color w:val="4a86e8"/>
          <w:sz w:val="26"/>
          <w:szCs w:val="26"/>
        </w:rPr>
      </w:pPr>
      <w:r w:rsidDel="00000000" w:rsidR="00000000" w:rsidRPr="00000000">
        <w:rPr>
          <w:rtl w:val="0"/>
        </w:rPr>
      </w:r>
    </w:p>
    <w:p w:rsidR="00000000" w:rsidDel="00000000" w:rsidP="00000000" w:rsidRDefault="00000000" w:rsidRPr="00000000" w14:paraId="000006B6">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B7">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B8">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B9">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BA">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BB">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BC">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BD">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BE">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BF">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0">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1">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2">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3">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4">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5">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6">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7">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8">
      <w:pPr>
        <w:spacing w:line="276" w:lineRule="auto"/>
        <w:jc w:val="both"/>
        <w:rPr>
          <w:b w:val="1"/>
          <w:sz w:val="26"/>
          <w:szCs w:val="26"/>
        </w:rPr>
      </w:pPr>
      <w:r w:rsidDel="00000000" w:rsidR="00000000" w:rsidRPr="00000000">
        <w:rPr>
          <w:b w:val="1"/>
          <w:sz w:val="26"/>
          <w:szCs w:val="26"/>
          <w:rtl w:val="0"/>
        </w:rPr>
        <w:t xml:space="preserve">Level 1:</w:t>
      </w:r>
    </w:p>
    <w:p w:rsidR="00000000" w:rsidDel="00000000" w:rsidP="00000000" w:rsidRDefault="00000000" w:rsidRPr="00000000" w14:paraId="000006C9">
      <w:pPr>
        <w:spacing w:line="276" w:lineRule="auto"/>
        <w:jc w:val="both"/>
        <w:rPr>
          <w:b w:val="1"/>
          <w:color w:val="4a86e8"/>
          <w:sz w:val="26"/>
          <w:szCs w:val="26"/>
        </w:rPr>
      </w:pPr>
      <w:r w:rsidDel="00000000" w:rsidR="00000000" w:rsidRPr="00000000">
        <w:rPr>
          <w:rtl w:val="0"/>
        </w:rPr>
      </w:r>
    </w:p>
    <w:p w:rsidR="00000000" w:rsidDel="00000000" w:rsidP="00000000" w:rsidRDefault="00000000" w:rsidRPr="00000000" w14:paraId="000006CA">
      <w:pPr>
        <w:spacing w:line="276" w:lineRule="auto"/>
        <w:jc w:val="both"/>
        <w:rPr>
          <w:b w:val="1"/>
          <w:color w:val="4a86e8"/>
          <w:sz w:val="26"/>
          <w:szCs w:val="26"/>
        </w:rPr>
      </w:pPr>
      <w:hyperlink r:id="rId38">
        <w:r w:rsidDel="00000000" w:rsidR="00000000" w:rsidRPr="00000000">
          <w:rPr>
            <w:b w:val="1"/>
            <w:color w:val="4a86e8"/>
            <w:sz w:val="26"/>
            <w:szCs w:val="26"/>
          </w:rPr>
          <w:drawing>
            <wp:inline distB="19050" distT="19050" distL="19050" distR="19050">
              <wp:extent cx="5138738" cy="4823864"/>
              <wp:effectExtent b="0" l="0" r="0" t="0"/>
              <wp:docPr id="10"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138738" cy="482386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6CB">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C">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D">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E">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CF">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D0">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D1">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D2">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D3">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D4">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D5">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D6">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6D7">
      <w:pPr>
        <w:spacing w:line="276" w:lineRule="auto"/>
        <w:jc w:val="both"/>
        <w:rPr>
          <w:b w:val="1"/>
          <w:color w:val="4a86e8"/>
          <w:sz w:val="30"/>
          <w:szCs w:val="30"/>
        </w:rPr>
      </w:pPr>
      <w:r w:rsidDel="00000000" w:rsidR="00000000" w:rsidRPr="00000000">
        <w:rPr>
          <w:b w:val="1"/>
          <w:color w:val="4a86e8"/>
          <w:sz w:val="30"/>
          <w:szCs w:val="30"/>
          <w:rtl w:val="0"/>
        </w:rPr>
        <w:t xml:space="preserve">Background of the Project:</w:t>
      </w:r>
    </w:p>
    <w:p w:rsidR="00000000" w:rsidDel="00000000" w:rsidP="00000000" w:rsidRDefault="00000000" w:rsidRPr="00000000" w14:paraId="000006D8">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6D9">
      <w:pPr>
        <w:spacing w:line="276" w:lineRule="auto"/>
        <w:jc w:val="both"/>
        <w:rPr>
          <w:sz w:val="26"/>
          <w:szCs w:val="26"/>
        </w:rPr>
      </w:pPr>
      <w:r w:rsidDel="00000000" w:rsidR="00000000" w:rsidRPr="00000000">
        <w:rPr>
          <w:sz w:val="26"/>
          <w:szCs w:val="26"/>
          <w:rtl w:val="0"/>
        </w:rPr>
        <w:t xml:space="preserve">For implementing the project we did prior study about use cases and probable solutions related to task management and productivity as a whole. Different technologies and cloud services have been used in making of the project. Technologies and some of the techniques that has been used in making the project is discussed below:</w:t>
      </w:r>
    </w:p>
    <w:p w:rsidR="00000000" w:rsidDel="00000000" w:rsidP="00000000" w:rsidRDefault="00000000" w:rsidRPr="00000000" w14:paraId="000006DA">
      <w:pPr>
        <w:spacing w:line="276" w:lineRule="auto"/>
        <w:jc w:val="both"/>
        <w:rPr>
          <w:sz w:val="26"/>
          <w:szCs w:val="26"/>
        </w:rPr>
      </w:pPr>
      <w:r w:rsidDel="00000000" w:rsidR="00000000" w:rsidRPr="00000000">
        <w:rPr>
          <w:rtl w:val="0"/>
        </w:rPr>
      </w:r>
    </w:p>
    <w:p w:rsidR="00000000" w:rsidDel="00000000" w:rsidP="00000000" w:rsidRDefault="00000000" w:rsidRPr="00000000" w14:paraId="000006DB">
      <w:pPr>
        <w:spacing w:line="276" w:lineRule="auto"/>
        <w:jc w:val="both"/>
        <w:rPr>
          <w:b w:val="1"/>
          <w:sz w:val="28"/>
          <w:szCs w:val="28"/>
        </w:rPr>
      </w:pPr>
      <w:r w:rsidDel="00000000" w:rsidR="00000000" w:rsidRPr="00000000">
        <w:rPr>
          <w:b w:val="1"/>
          <w:sz w:val="28"/>
          <w:szCs w:val="28"/>
          <w:rtl w:val="0"/>
        </w:rPr>
        <w:t xml:space="preserve">Techniques:</w:t>
      </w:r>
    </w:p>
    <w:p w:rsidR="00000000" w:rsidDel="00000000" w:rsidP="00000000" w:rsidRDefault="00000000" w:rsidRPr="00000000" w14:paraId="000006DC">
      <w:pPr>
        <w:spacing w:line="276" w:lineRule="auto"/>
        <w:jc w:val="both"/>
        <w:rPr>
          <w:sz w:val="26"/>
          <w:szCs w:val="26"/>
        </w:rPr>
      </w:pPr>
      <w:r w:rsidDel="00000000" w:rsidR="00000000" w:rsidRPr="00000000">
        <w:rPr>
          <w:rtl w:val="0"/>
        </w:rPr>
      </w:r>
    </w:p>
    <w:p w:rsidR="00000000" w:rsidDel="00000000" w:rsidP="00000000" w:rsidRDefault="00000000" w:rsidRPr="00000000" w14:paraId="000006DD">
      <w:pPr>
        <w:spacing w:line="276" w:lineRule="auto"/>
        <w:jc w:val="both"/>
        <w:rPr>
          <w:b w:val="1"/>
          <w:sz w:val="26"/>
          <w:szCs w:val="26"/>
        </w:rPr>
      </w:pPr>
      <w:r w:rsidDel="00000000" w:rsidR="00000000" w:rsidRPr="00000000">
        <w:rPr>
          <w:b w:val="1"/>
          <w:sz w:val="26"/>
          <w:szCs w:val="26"/>
          <w:rtl w:val="0"/>
        </w:rPr>
        <w:t xml:space="preserve">Rest API:</w:t>
      </w:r>
    </w:p>
    <w:p w:rsidR="00000000" w:rsidDel="00000000" w:rsidP="00000000" w:rsidRDefault="00000000" w:rsidRPr="00000000" w14:paraId="000006DE">
      <w:pPr>
        <w:spacing w:line="276" w:lineRule="auto"/>
        <w:jc w:val="both"/>
        <w:rPr>
          <w:sz w:val="26"/>
          <w:szCs w:val="26"/>
        </w:rPr>
      </w:pPr>
      <w:r w:rsidDel="00000000" w:rsidR="00000000" w:rsidRPr="00000000">
        <w:rPr>
          <w:sz w:val="26"/>
          <w:szCs w:val="26"/>
          <w:rtl w:val="0"/>
        </w:rPr>
        <w:t xml:space="preserve">The whole Project is made by using the rest api concepts. Where the backend can run and operate independently of the frontend. Some urls and routes have been defined with which the frontend Interact and access data and services.</w:t>
      </w:r>
    </w:p>
    <w:p w:rsidR="00000000" w:rsidDel="00000000" w:rsidP="00000000" w:rsidRDefault="00000000" w:rsidRPr="00000000" w14:paraId="000006DF">
      <w:pPr>
        <w:spacing w:line="276" w:lineRule="auto"/>
        <w:jc w:val="both"/>
        <w:rPr>
          <w:sz w:val="26"/>
          <w:szCs w:val="26"/>
        </w:rPr>
      </w:pPr>
      <w:r w:rsidDel="00000000" w:rsidR="00000000" w:rsidRPr="00000000">
        <w:rPr>
          <w:rtl w:val="0"/>
        </w:rPr>
      </w:r>
    </w:p>
    <w:p w:rsidR="00000000" w:rsidDel="00000000" w:rsidP="00000000" w:rsidRDefault="00000000" w:rsidRPr="00000000" w14:paraId="000006E0">
      <w:pPr>
        <w:spacing w:line="276" w:lineRule="auto"/>
        <w:jc w:val="both"/>
        <w:rPr>
          <w:b w:val="1"/>
          <w:sz w:val="26"/>
          <w:szCs w:val="26"/>
        </w:rPr>
      </w:pPr>
      <w:r w:rsidDel="00000000" w:rsidR="00000000" w:rsidRPr="00000000">
        <w:rPr>
          <w:b w:val="1"/>
          <w:sz w:val="26"/>
          <w:szCs w:val="26"/>
          <w:rtl w:val="0"/>
        </w:rPr>
        <w:t xml:space="preserve">Model ,View Controller (MVC):</w:t>
      </w:r>
    </w:p>
    <w:p w:rsidR="00000000" w:rsidDel="00000000" w:rsidP="00000000" w:rsidRDefault="00000000" w:rsidRPr="00000000" w14:paraId="000006E1">
      <w:pPr>
        <w:spacing w:line="276" w:lineRule="auto"/>
        <w:jc w:val="both"/>
        <w:rPr>
          <w:sz w:val="26"/>
          <w:szCs w:val="26"/>
        </w:rPr>
      </w:pPr>
      <w:r w:rsidDel="00000000" w:rsidR="00000000" w:rsidRPr="00000000">
        <w:rPr>
          <w:sz w:val="26"/>
          <w:szCs w:val="26"/>
          <w:rtl w:val="0"/>
        </w:rPr>
        <w:t xml:space="preserve">The backend parts of the project is implemented via the Model View Controller design pattern. Where the view part is the whole frontend and completely separate and independent of the backend.</w:t>
      </w:r>
    </w:p>
    <w:p w:rsidR="00000000" w:rsidDel="00000000" w:rsidP="00000000" w:rsidRDefault="00000000" w:rsidRPr="00000000" w14:paraId="000006E2">
      <w:pPr>
        <w:spacing w:line="276" w:lineRule="auto"/>
        <w:jc w:val="both"/>
        <w:rPr>
          <w:sz w:val="26"/>
          <w:szCs w:val="26"/>
        </w:rPr>
      </w:pPr>
      <w:r w:rsidDel="00000000" w:rsidR="00000000" w:rsidRPr="00000000">
        <w:rPr>
          <w:rtl w:val="0"/>
        </w:rPr>
      </w:r>
    </w:p>
    <w:p w:rsidR="00000000" w:rsidDel="00000000" w:rsidP="00000000" w:rsidRDefault="00000000" w:rsidRPr="00000000" w14:paraId="000006E3">
      <w:pPr>
        <w:spacing w:line="276" w:lineRule="auto"/>
        <w:jc w:val="both"/>
        <w:rPr>
          <w:b w:val="1"/>
          <w:sz w:val="26"/>
          <w:szCs w:val="26"/>
        </w:rPr>
      </w:pPr>
      <w:r w:rsidDel="00000000" w:rsidR="00000000" w:rsidRPr="00000000">
        <w:rPr>
          <w:b w:val="1"/>
          <w:sz w:val="26"/>
          <w:szCs w:val="26"/>
          <w:rtl w:val="0"/>
        </w:rPr>
        <w:t xml:space="preserve">Object Relational Mapping(ORM):</w:t>
      </w:r>
    </w:p>
    <w:p w:rsidR="00000000" w:rsidDel="00000000" w:rsidP="00000000" w:rsidRDefault="00000000" w:rsidRPr="00000000" w14:paraId="000006E4">
      <w:pPr>
        <w:spacing w:line="276" w:lineRule="auto"/>
        <w:jc w:val="both"/>
        <w:rPr>
          <w:sz w:val="26"/>
          <w:szCs w:val="26"/>
        </w:rPr>
      </w:pPr>
      <w:r w:rsidDel="00000000" w:rsidR="00000000" w:rsidRPr="00000000">
        <w:rPr>
          <w:sz w:val="26"/>
          <w:szCs w:val="26"/>
          <w:rtl w:val="0"/>
        </w:rPr>
        <w:t xml:space="preserve">The project uses the ORM techniques where each class is a data object and instead of writing raw query to interact with the data it uses ORM to handle the complexity as well as risk.</w:t>
      </w:r>
    </w:p>
    <w:p w:rsidR="00000000" w:rsidDel="00000000" w:rsidP="00000000" w:rsidRDefault="00000000" w:rsidRPr="00000000" w14:paraId="000006E5">
      <w:pPr>
        <w:spacing w:line="276" w:lineRule="auto"/>
        <w:jc w:val="both"/>
        <w:rPr>
          <w:sz w:val="26"/>
          <w:szCs w:val="26"/>
        </w:rPr>
      </w:pPr>
      <w:r w:rsidDel="00000000" w:rsidR="00000000" w:rsidRPr="00000000">
        <w:rPr>
          <w:rtl w:val="0"/>
        </w:rPr>
      </w:r>
    </w:p>
    <w:p w:rsidR="00000000" w:rsidDel="00000000" w:rsidP="00000000" w:rsidRDefault="00000000" w:rsidRPr="00000000" w14:paraId="000006E6">
      <w:pPr>
        <w:spacing w:line="276" w:lineRule="auto"/>
        <w:jc w:val="both"/>
        <w:rPr>
          <w:b w:val="1"/>
          <w:sz w:val="26"/>
          <w:szCs w:val="26"/>
        </w:rPr>
      </w:pPr>
      <w:r w:rsidDel="00000000" w:rsidR="00000000" w:rsidRPr="00000000">
        <w:rPr>
          <w:b w:val="1"/>
          <w:sz w:val="26"/>
          <w:szCs w:val="26"/>
          <w:rtl w:val="0"/>
        </w:rPr>
        <w:t xml:space="preserve">Single Page Application(SPA):</w:t>
      </w:r>
    </w:p>
    <w:p w:rsidR="00000000" w:rsidDel="00000000" w:rsidP="00000000" w:rsidRDefault="00000000" w:rsidRPr="00000000" w14:paraId="000006E7">
      <w:pPr>
        <w:spacing w:line="276" w:lineRule="auto"/>
        <w:jc w:val="both"/>
        <w:rPr>
          <w:sz w:val="26"/>
          <w:szCs w:val="26"/>
        </w:rPr>
      </w:pPr>
      <w:r w:rsidDel="00000000" w:rsidR="00000000" w:rsidRPr="00000000">
        <w:rPr>
          <w:sz w:val="26"/>
          <w:szCs w:val="26"/>
          <w:rtl w:val="0"/>
        </w:rPr>
        <w:t xml:space="preserve">Instead of writing raw html,css and javascript the project uses a component library based frontend framework to implement the frontend. The whole frontend code is built into a single page file and by that the user doesn't have to ask for html or frontend field each time reducing the latency.</w:t>
      </w:r>
    </w:p>
    <w:p w:rsidR="00000000" w:rsidDel="00000000" w:rsidP="00000000" w:rsidRDefault="00000000" w:rsidRPr="00000000" w14:paraId="000006E8">
      <w:pPr>
        <w:spacing w:line="276" w:lineRule="auto"/>
        <w:jc w:val="both"/>
        <w:rPr>
          <w:sz w:val="26"/>
          <w:szCs w:val="26"/>
        </w:rPr>
      </w:pPr>
      <w:r w:rsidDel="00000000" w:rsidR="00000000" w:rsidRPr="00000000">
        <w:rPr>
          <w:rtl w:val="0"/>
        </w:rPr>
      </w:r>
    </w:p>
    <w:p w:rsidR="00000000" w:rsidDel="00000000" w:rsidP="00000000" w:rsidRDefault="00000000" w:rsidRPr="00000000" w14:paraId="000006E9">
      <w:pPr>
        <w:spacing w:line="276" w:lineRule="auto"/>
        <w:jc w:val="both"/>
        <w:rPr>
          <w:b w:val="1"/>
          <w:sz w:val="26"/>
          <w:szCs w:val="26"/>
        </w:rPr>
      </w:pPr>
      <w:r w:rsidDel="00000000" w:rsidR="00000000" w:rsidRPr="00000000">
        <w:rPr>
          <w:b w:val="1"/>
          <w:sz w:val="26"/>
          <w:szCs w:val="26"/>
          <w:rtl w:val="0"/>
        </w:rPr>
        <w:t xml:space="preserve">Library Components:</w:t>
      </w:r>
    </w:p>
    <w:p w:rsidR="00000000" w:rsidDel="00000000" w:rsidP="00000000" w:rsidRDefault="00000000" w:rsidRPr="00000000" w14:paraId="000006EA">
      <w:pPr>
        <w:spacing w:line="276" w:lineRule="auto"/>
        <w:jc w:val="both"/>
        <w:rPr>
          <w:sz w:val="26"/>
          <w:szCs w:val="26"/>
        </w:rPr>
      </w:pPr>
      <w:r w:rsidDel="00000000" w:rsidR="00000000" w:rsidRPr="00000000">
        <w:rPr>
          <w:sz w:val="26"/>
          <w:szCs w:val="26"/>
          <w:rtl w:val="0"/>
        </w:rPr>
        <w:t xml:space="preserve">Instead of writing each individual and reusable part(component) each time for most common use cases the project maintains a list of components to reuse. It also uses some library components to handle some of the visual effects like bar chart, pie chart, analysis graph, different icons, forms,cards, dialog box and so on.</w:t>
      </w:r>
    </w:p>
    <w:p w:rsidR="00000000" w:rsidDel="00000000" w:rsidP="00000000" w:rsidRDefault="00000000" w:rsidRPr="00000000" w14:paraId="000006EB">
      <w:pPr>
        <w:spacing w:line="276" w:lineRule="auto"/>
        <w:jc w:val="both"/>
        <w:rPr>
          <w:sz w:val="26"/>
          <w:szCs w:val="26"/>
        </w:rPr>
      </w:pPr>
      <w:r w:rsidDel="00000000" w:rsidR="00000000" w:rsidRPr="00000000">
        <w:rPr>
          <w:rtl w:val="0"/>
        </w:rPr>
      </w:r>
    </w:p>
    <w:p w:rsidR="00000000" w:rsidDel="00000000" w:rsidP="00000000" w:rsidRDefault="00000000" w:rsidRPr="00000000" w14:paraId="000006EC">
      <w:pPr>
        <w:spacing w:line="276" w:lineRule="auto"/>
        <w:jc w:val="both"/>
        <w:rPr>
          <w:b w:val="1"/>
          <w:sz w:val="28"/>
          <w:szCs w:val="28"/>
        </w:rPr>
      </w:pPr>
      <w:r w:rsidDel="00000000" w:rsidR="00000000" w:rsidRPr="00000000">
        <w:rPr>
          <w:b w:val="1"/>
          <w:sz w:val="28"/>
          <w:szCs w:val="28"/>
          <w:rtl w:val="0"/>
        </w:rPr>
        <w:t xml:space="preserve">Technologies Used:</w:t>
      </w:r>
    </w:p>
    <w:p w:rsidR="00000000" w:rsidDel="00000000" w:rsidP="00000000" w:rsidRDefault="00000000" w:rsidRPr="00000000" w14:paraId="000006ED">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6EE">
      <w:pPr>
        <w:spacing w:line="276" w:lineRule="auto"/>
        <w:jc w:val="both"/>
        <w:rPr>
          <w:sz w:val="26"/>
          <w:szCs w:val="26"/>
        </w:rPr>
      </w:pPr>
      <w:r w:rsidDel="00000000" w:rsidR="00000000" w:rsidRPr="00000000">
        <w:rPr>
          <w:b w:val="1"/>
          <w:sz w:val="26"/>
          <w:szCs w:val="26"/>
          <w:rtl w:val="0"/>
        </w:rPr>
        <w:t xml:space="preserve">Backend:</w:t>
      </w:r>
      <w:r w:rsidDel="00000000" w:rsidR="00000000" w:rsidRPr="00000000">
        <w:rPr>
          <w:sz w:val="26"/>
          <w:szCs w:val="26"/>
          <w:rtl w:val="0"/>
        </w:rPr>
        <w:t xml:space="preserve"> Spring boot</w:t>
      </w:r>
    </w:p>
    <w:p w:rsidR="00000000" w:rsidDel="00000000" w:rsidP="00000000" w:rsidRDefault="00000000" w:rsidRPr="00000000" w14:paraId="000006EF">
      <w:pPr>
        <w:spacing w:line="276" w:lineRule="auto"/>
        <w:jc w:val="both"/>
        <w:rPr>
          <w:sz w:val="26"/>
          <w:szCs w:val="26"/>
        </w:rPr>
      </w:pPr>
      <w:r w:rsidDel="00000000" w:rsidR="00000000" w:rsidRPr="00000000">
        <w:rPr>
          <w:b w:val="1"/>
          <w:sz w:val="26"/>
          <w:szCs w:val="26"/>
          <w:rtl w:val="0"/>
        </w:rPr>
        <w:t xml:space="preserve">Fronted:</w:t>
      </w:r>
      <w:r w:rsidDel="00000000" w:rsidR="00000000" w:rsidRPr="00000000">
        <w:rPr>
          <w:sz w:val="26"/>
          <w:szCs w:val="26"/>
          <w:rtl w:val="0"/>
        </w:rPr>
        <w:t xml:space="preserve"> Next.Js</w:t>
      </w:r>
    </w:p>
    <w:p w:rsidR="00000000" w:rsidDel="00000000" w:rsidP="00000000" w:rsidRDefault="00000000" w:rsidRPr="00000000" w14:paraId="000006F0">
      <w:pPr>
        <w:spacing w:line="276" w:lineRule="auto"/>
        <w:jc w:val="both"/>
        <w:rPr>
          <w:sz w:val="26"/>
          <w:szCs w:val="26"/>
        </w:rPr>
      </w:pPr>
      <w:r w:rsidDel="00000000" w:rsidR="00000000" w:rsidRPr="00000000">
        <w:rPr>
          <w:b w:val="1"/>
          <w:sz w:val="26"/>
          <w:szCs w:val="26"/>
          <w:rtl w:val="0"/>
        </w:rPr>
        <w:t xml:space="preserve">Components Libraries:</w:t>
      </w:r>
      <w:r w:rsidDel="00000000" w:rsidR="00000000" w:rsidRPr="00000000">
        <w:rPr>
          <w:sz w:val="26"/>
          <w:szCs w:val="26"/>
          <w:rtl w:val="0"/>
        </w:rPr>
        <w:t xml:space="preserve"> Shad CN Ui, lucid react,zod</w:t>
      </w:r>
    </w:p>
    <w:p w:rsidR="00000000" w:rsidDel="00000000" w:rsidP="00000000" w:rsidRDefault="00000000" w:rsidRPr="00000000" w14:paraId="000006F1">
      <w:pPr>
        <w:spacing w:line="276" w:lineRule="auto"/>
        <w:jc w:val="both"/>
        <w:rPr>
          <w:sz w:val="26"/>
          <w:szCs w:val="26"/>
        </w:rPr>
      </w:pPr>
      <w:r w:rsidDel="00000000" w:rsidR="00000000" w:rsidRPr="00000000">
        <w:rPr>
          <w:b w:val="1"/>
          <w:sz w:val="26"/>
          <w:szCs w:val="26"/>
          <w:rtl w:val="0"/>
        </w:rPr>
        <w:t xml:space="preserve">Database:</w:t>
      </w:r>
      <w:r w:rsidDel="00000000" w:rsidR="00000000" w:rsidRPr="00000000">
        <w:rPr>
          <w:sz w:val="26"/>
          <w:szCs w:val="26"/>
          <w:rtl w:val="0"/>
        </w:rPr>
        <w:t xml:space="preserve"> MongoDB</w:t>
      </w:r>
    </w:p>
    <w:p w:rsidR="00000000" w:rsidDel="00000000" w:rsidP="00000000" w:rsidRDefault="00000000" w:rsidRPr="00000000" w14:paraId="000006F2">
      <w:pPr>
        <w:spacing w:line="276" w:lineRule="auto"/>
        <w:jc w:val="both"/>
        <w:rPr>
          <w:sz w:val="26"/>
          <w:szCs w:val="26"/>
        </w:rPr>
      </w:pPr>
      <w:r w:rsidDel="00000000" w:rsidR="00000000" w:rsidRPr="00000000">
        <w:rPr>
          <w:b w:val="1"/>
          <w:sz w:val="26"/>
          <w:szCs w:val="26"/>
          <w:rtl w:val="0"/>
        </w:rPr>
        <w:t xml:space="preserve">AI API: </w:t>
      </w:r>
      <w:r w:rsidDel="00000000" w:rsidR="00000000" w:rsidRPr="00000000">
        <w:rPr>
          <w:sz w:val="26"/>
          <w:szCs w:val="26"/>
          <w:rtl w:val="0"/>
        </w:rPr>
        <w:t xml:space="preserve">Mistral Ai</w:t>
      </w:r>
    </w:p>
    <w:p w:rsidR="00000000" w:rsidDel="00000000" w:rsidP="00000000" w:rsidRDefault="00000000" w:rsidRPr="00000000" w14:paraId="000006F3">
      <w:pPr>
        <w:spacing w:line="276" w:lineRule="auto"/>
        <w:jc w:val="both"/>
        <w:rPr>
          <w:sz w:val="26"/>
          <w:szCs w:val="26"/>
        </w:rPr>
      </w:pPr>
      <w:r w:rsidDel="00000000" w:rsidR="00000000" w:rsidRPr="00000000">
        <w:rPr>
          <w:b w:val="1"/>
          <w:sz w:val="26"/>
          <w:szCs w:val="26"/>
          <w:rtl w:val="0"/>
        </w:rPr>
        <w:t xml:space="preserve">Fronted Deployment:</w:t>
      </w:r>
      <w:r w:rsidDel="00000000" w:rsidR="00000000" w:rsidRPr="00000000">
        <w:rPr>
          <w:sz w:val="26"/>
          <w:szCs w:val="26"/>
          <w:rtl w:val="0"/>
        </w:rPr>
        <w:t xml:space="preserve"> Vercel</w:t>
      </w:r>
    </w:p>
    <w:p w:rsidR="00000000" w:rsidDel="00000000" w:rsidP="00000000" w:rsidRDefault="00000000" w:rsidRPr="00000000" w14:paraId="000006F4">
      <w:pPr>
        <w:spacing w:line="276" w:lineRule="auto"/>
        <w:jc w:val="both"/>
        <w:rPr>
          <w:sz w:val="26"/>
          <w:szCs w:val="26"/>
        </w:rPr>
      </w:pPr>
      <w:r w:rsidDel="00000000" w:rsidR="00000000" w:rsidRPr="00000000">
        <w:rPr>
          <w:b w:val="1"/>
          <w:sz w:val="26"/>
          <w:szCs w:val="26"/>
          <w:rtl w:val="0"/>
        </w:rPr>
        <w:t xml:space="preserve">Backend Deployment: </w:t>
      </w:r>
      <w:r w:rsidDel="00000000" w:rsidR="00000000" w:rsidRPr="00000000">
        <w:rPr>
          <w:sz w:val="26"/>
          <w:szCs w:val="26"/>
          <w:rtl w:val="0"/>
        </w:rPr>
        <w:t xml:space="preserve">Railway</w:t>
      </w:r>
    </w:p>
    <w:p w:rsidR="00000000" w:rsidDel="00000000" w:rsidP="00000000" w:rsidRDefault="00000000" w:rsidRPr="00000000" w14:paraId="000006F5">
      <w:pPr>
        <w:spacing w:line="276" w:lineRule="auto"/>
        <w:jc w:val="both"/>
        <w:rPr>
          <w:sz w:val="26"/>
          <w:szCs w:val="26"/>
        </w:rPr>
      </w:pPr>
      <w:r w:rsidDel="00000000" w:rsidR="00000000" w:rsidRPr="00000000">
        <w:rPr>
          <w:b w:val="1"/>
          <w:sz w:val="26"/>
          <w:szCs w:val="26"/>
          <w:rtl w:val="0"/>
        </w:rPr>
        <w:t xml:space="preserve">Database Deployment:</w:t>
      </w:r>
      <w:r w:rsidDel="00000000" w:rsidR="00000000" w:rsidRPr="00000000">
        <w:rPr>
          <w:sz w:val="26"/>
          <w:szCs w:val="26"/>
          <w:rtl w:val="0"/>
        </w:rPr>
        <w:t xml:space="preserve"> Atlas</w:t>
      </w:r>
    </w:p>
    <w:p w:rsidR="00000000" w:rsidDel="00000000" w:rsidP="00000000" w:rsidRDefault="00000000" w:rsidRPr="00000000" w14:paraId="000006F6">
      <w:pPr>
        <w:spacing w:line="276" w:lineRule="auto"/>
        <w:jc w:val="both"/>
        <w:rPr>
          <w:sz w:val="26"/>
          <w:szCs w:val="26"/>
        </w:rPr>
      </w:pPr>
      <w:r w:rsidDel="00000000" w:rsidR="00000000" w:rsidRPr="00000000">
        <w:rPr>
          <w:rtl w:val="0"/>
        </w:rPr>
      </w:r>
    </w:p>
    <w:p w:rsidR="00000000" w:rsidDel="00000000" w:rsidP="00000000" w:rsidRDefault="00000000" w:rsidRPr="00000000" w14:paraId="000006F7">
      <w:pPr>
        <w:spacing w:line="276" w:lineRule="auto"/>
        <w:jc w:val="both"/>
        <w:rPr>
          <w:color w:val="4a86e8"/>
          <w:sz w:val="30"/>
          <w:szCs w:val="30"/>
        </w:rPr>
      </w:pPr>
      <w:r w:rsidDel="00000000" w:rsidR="00000000" w:rsidRPr="00000000">
        <w:rPr>
          <w:color w:val="4a86e8"/>
          <w:sz w:val="30"/>
          <w:szCs w:val="30"/>
          <w:rtl w:val="0"/>
        </w:rPr>
        <w:t xml:space="preserve">Key features description of the project:</w:t>
      </w:r>
    </w:p>
    <w:p w:rsidR="00000000" w:rsidDel="00000000" w:rsidP="00000000" w:rsidRDefault="00000000" w:rsidRPr="00000000" w14:paraId="000006F8">
      <w:pPr>
        <w:spacing w:line="276" w:lineRule="auto"/>
        <w:jc w:val="both"/>
        <w:rPr>
          <w:sz w:val="26"/>
          <w:szCs w:val="26"/>
        </w:rPr>
      </w:pPr>
      <w:r w:rsidDel="00000000" w:rsidR="00000000" w:rsidRPr="00000000">
        <w:rPr>
          <w:rtl w:val="0"/>
        </w:rPr>
      </w:r>
    </w:p>
    <w:p w:rsidR="00000000" w:rsidDel="00000000" w:rsidP="00000000" w:rsidRDefault="00000000" w:rsidRPr="00000000" w14:paraId="000006F9">
      <w:pPr>
        <w:spacing w:line="276" w:lineRule="auto"/>
        <w:jc w:val="both"/>
        <w:rPr>
          <w:b w:val="1"/>
          <w:sz w:val="26"/>
          <w:szCs w:val="26"/>
        </w:rPr>
      </w:pPr>
      <w:r w:rsidDel="00000000" w:rsidR="00000000" w:rsidRPr="00000000">
        <w:rPr>
          <w:b w:val="1"/>
          <w:sz w:val="26"/>
          <w:szCs w:val="26"/>
          <w:rtl w:val="0"/>
        </w:rPr>
        <w:t xml:space="preserve">Unique Names:</w:t>
      </w:r>
    </w:p>
    <w:p w:rsidR="00000000" w:rsidDel="00000000" w:rsidP="00000000" w:rsidRDefault="00000000" w:rsidRPr="00000000" w14:paraId="000006FA">
      <w:pPr>
        <w:spacing w:line="276" w:lineRule="auto"/>
        <w:jc w:val="both"/>
        <w:rPr>
          <w:sz w:val="26"/>
          <w:szCs w:val="26"/>
        </w:rPr>
      </w:pPr>
      <w:r w:rsidDel="00000000" w:rsidR="00000000" w:rsidRPr="00000000">
        <w:rPr>
          <w:sz w:val="26"/>
          <w:szCs w:val="26"/>
          <w:rtl w:val="0"/>
        </w:rPr>
        <w:t xml:space="preserve">The system is implemented in such a way that each username and team name is unique. Each task that a user owns also has to have a unique name. If a user tries to opt for a duplicate name in these things the system will verify the credentials and will reject the request by giving a proper response message.</w:t>
      </w:r>
    </w:p>
    <w:p w:rsidR="00000000" w:rsidDel="00000000" w:rsidP="00000000" w:rsidRDefault="00000000" w:rsidRPr="00000000" w14:paraId="000006FB">
      <w:pPr>
        <w:spacing w:line="276" w:lineRule="auto"/>
        <w:jc w:val="both"/>
        <w:rPr>
          <w:sz w:val="26"/>
          <w:szCs w:val="26"/>
        </w:rPr>
      </w:pPr>
      <w:r w:rsidDel="00000000" w:rsidR="00000000" w:rsidRPr="00000000">
        <w:rPr>
          <w:rtl w:val="0"/>
        </w:rPr>
      </w:r>
    </w:p>
    <w:p w:rsidR="00000000" w:rsidDel="00000000" w:rsidP="00000000" w:rsidRDefault="00000000" w:rsidRPr="00000000" w14:paraId="000006FC">
      <w:pPr>
        <w:spacing w:line="276" w:lineRule="auto"/>
        <w:jc w:val="both"/>
        <w:rPr>
          <w:b w:val="1"/>
          <w:sz w:val="26"/>
          <w:szCs w:val="26"/>
        </w:rPr>
      </w:pPr>
      <w:r w:rsidDel="00000000" w:rsidR="00000000" w:rsidRPr="00000000">
        <w:rPr>
          <w:b w:val="1"/>
          <w:sz w:val="26"/>
          <w:szCs w:val="26"/>
          <w:rtl w:val="0"/>
        </w:rPr>
        <w:t xml:space="preserve">Autocompleting Content:</w:t>
      </w:r>
    </w:p>
    <w:p w:rsidR="00000000" w:rsidDel="00000000" w:rsidP="00000000" w:rsidRDefault="00000000" w:rsidRPr="00000000" w14:paraId="000006FD">
      <w:pPr>
        <w:spacing w:line="276" w:lineRule="auto"/>
        <w:jc w:val="both"/>
        <w:rPr>
          <w:sz w:val="26"/>
          <w:szCs w:val="26"/>
        </w:rPr>
      </w:pPr>
      <w:r w:rsidDel="00000000" w:rsidR="00000000" w:rsidRPr="00000000">
        <w:rPr>
          <w:sz w:val="26"/>
          <w:szCs w:val="26"/>
          <w:rtl w:val="0"/>
        </w:rPr>
        <w:t xml:space="preserve">The user will be able to draft a message or feedback by autocompleting by giving a proper prompt to provide the context.</w:t>
      </w:r>
    </w:p>
    <w:p w:rsidR="00000000" w:rsidDel="00000000" w:rsidP="00000000" w:rsidRDefault="00000000" w:rsidRPr="00000000" w14:paraId="000006FE">
      <w:pPr>
        <w:spacing w:line="276" w:lineRule="auto"/>
        <w:jc w:val="both"/>
        <w:rPr>
          <w:sz w:val="26"/>
          <w:szCs w:val="26"/>
        </w:rPr>
      </w:pPr>
      <w:r w:rsidDel="00000000" w:rsidR="00000000" w:rsidRPr="00000000">
        <w:rPr>
          <w:rtl w:val="0"/>
        </w:rPr>
      </w:r>
    </w:p>
    <w:p w:rsidR="00000000" w:rsidDel="00000000" w:rsidP="00000000" w:rsidRDefault="00000000" w:rsidRPr="00000000" w14:paraId="000006FF">
      <w:pPr>
        <w:spacing w:line="276" w:lineRule="auto"/>
        <w:jc w:val="both"/>
        <w:rPr>
          <w:b w:val="1"/>
          <w:sz w:val="26"/>
          <w:szCs w:val="26"/>
        </w:rPr>
      </w:pPr>
      <w:r w:rsidDel="00000000" w:rsidR="00000000" w:rsidRPr="00000000">
        <w:rPr>
          <w:b w:val="1"/>
          <w:sz w:val="26"/>
          <w:szCs w:val="26"/>
          <w:rtl w:val="0"/>
        </w:rPr>
        <w:t xml:space="preserve">Generating Roadmap:</w:t>
      </w:r>
    </w:p>
    <w:p w:rsidR="00000000" w:rsidDel="00000000" w:rsidP="00000000" w:rsidRDefault="00000000" w:rsidRPr="00000000" w14:paraId="00000700">
      <w:pPr>
        <w:spacing w:line="276" w:lineRule="auto"/>
        <w:jc w:val="both"/>
        <w:rPr>
          <w:sz w:val="26"/>
          <w:szCs w:val="26"/>
        </w:rPr>
      </w:pPr>
      <w:r w:rsidDel="00000000" w:rsidR="00000000" w:rsidRPr="00000000">
        <w:rPr>
          <w:sz w:val="26"/>
          <w:szCs w:val="26"/>
          <w:rtl w:val="0"/>
        </w:rPr>
        <w:t xml:space="preserve">The user will be able to generate a roadmap automatically even if they don't have any prior knowledge about the topic.</w:t>
      </w:r>
    </w:p>
    <w:p w:rsidR="00000000" w:rsidDel="00000000" w:rsidP="00000000" w:rsidRDefault="00000000" w:rsidRPr="00000000" w14:paraId="00000701">
      <w:pPr>
        <w:spacing w:line="276" w:lineRule="auto"/>
        <w:jc w:val="both"/>
        <w:rPr>
          <w:sz w:val="26"/>
          <w:szCs w:val="26"/>
        </w:rPr>
      </w:pPr>
      <w:r w:rsidDel="00000000" w:rsidR="00000000" w:rsidRPr="00000000">
        <w:rPr>
          <w:rtl w:val="0"/>
        </w:rPr>
      </w:r>
    </w:p>
    <w:p w:rsidR="00000000" w:rsidDel="00000000" w:rsidP="00000000" w:rsidRDefault="00000000" w:rsidRPr="00000000" w14:paraId="00000702">
      <w:pPr>
        <w:spacing w:line="276" w:lineRule="auto"/>
        <w:jc w:val="both"/>
        <w:rPr>
          <w:b w:val="1"/>
          <w:sz w:val="26"/>
          <w:szCs w:val="26"/>
        </w:rPr>
      </w:pPr>
      <w:r w:rsidDel="00000000" w:rsidR="00000000" w:rsidRPr="00000000">
        <w:rPr>
          <w:b w:val="1"/>
          <w:sz w:val="26"/>
          <w:szCs w:val="26"/>
          <w:rtl w:val="0"/>
        </w:rPr>
        <w:t xml:space="preserve">Suggestion Of Names:</w:t>
      </w:r>
    </w:p>
    <w:p w:rsidR="00000000" w:rsidDel="00000000" w:rsidP="00000000" w:rsidRDefault="00000000" w:rsidRPr="00000000" w14:paraId="00000703">
      <w:pPr>
        <w:spacing w:line="276" w:lineRule="auto"/>
        <w:jc w:val="both"/>
        <w:rPr>
          <w:sz w:val="26"/>
          <w:szCs w:val="26"/>
        </w:rPr>
      </w:pPr>
      <w:r w:rsidDel="00000000" w:rsidR="00000000" w:rsidRPr="00000000">
        <w:rPr>
          <w:sz w:val="26"/>
          <w:szCs w:val="26"/>
          <w:rtl w:val="0"/>
        </w:rPr>
        <w:t xml:space="preserve">While selecting the recipient of messages or feedback, inviting a member to a team or task or adding a task to the user, you don't have to remember the username,team name or task name . The system will automatically provide suggestions as a dropdown menu to select based on the users following or participating tasks and teams.</w:t>
      </w:r>
    </w:p>
    <w:p w:rsidR="00000000" w:rsidDel="00000000" w:rsidP="00000000" w:rsidRDefault="00000000" w:rsidRPr="00000000" w14:paraId="00000704">
      <w:pPr>
        <w:spacing w:line="276" w:lineRule="auto"/>
        <w:jc w:val="both"/>
        <w:rPr>
          <w:sz w:val="26"/>
          <w:szCs w:val="26"/>
        </w:rPr>
      </w:pPr>
      <w:r w:rsidDel="00000000" w:rsidR="00000000" w:rsidRPr="00000000">
        <w:rPr>
          <w:rtl w:val="0"/>
        </w:rPr>
      </w:r>
    </w:p>
    <w:p w:rsidR="00000000" w:rsidDel="00000000" w:rsidP="00000000" w:rsidRDefault="00000000" w:rsidRPr="00000000" w14:paraId="00000705">
      <w:pPr>
        <w:spacing w:line="276" w:lineRule="auto"/>
        <w:jc w:val="both"/>
        <w:rPr>
          <w:b w:val="1"/>
          <w:sz w:val="26"/>
          <w:szCs w:val="26"/>
        </w:rPr>
      </w:pPr>
      <w:r w:rsidDel="00000000" w:rsidR="00000000" w:rsidRPr="00000000">
        <w:rPr>
          <w:b w:val="1"/>
          <w:sz w:val="26"/>
          <w:szCs w:val="26"/>
          <w:rtl w:val="0"/>
        </w:rPr>
        <w:t xml:space="preserve">Searching User:</w:t>
      </w:r>
    </w:p>
    <w:p w:rsidR="00000000" w:rsidDel="00000000" w:rsidP="00000000" w:rsidRDefault="00000000" w:rsidRPr="00000000" w14:paraId="00000706">
      <w:pPr>
        <w:spacing w:line="276" w:lineRule="auto"/>
        <w:jc w:val="both"/>
        <w:rPr>
          <w:sz w:val="26"/>
          <w:szCs w:val="26"/>
        </w:rPr>
      </w:pPr>
      <w:r w:rsidDel="00000000" w:rsidR="00000000" w:rsidRPr="00000000">
        <w:rPr>
          <w:sz w:val="26"/>
          <w:szCs w:val="26"/>
          <w:rtl w:val="0"/>
        </w:rPr>
        <w:t xml:space="preserve">The user can search for other users in the search panel. While searching even if there are some typos the system will handle it and will eventually find and shoe the relevant users based on the user name, user email and user bio.</w:t>
      </w:r>
    </w:p>
    <w:p w:rsidR="00000000" w:rsidDel="00000000" w:rsidP="00000000" w:rsidRDefault="00000000" w:rsidRPr="00000000" w14:paraId="00000707">
      <w:pPr>
        <w:spacing w:line="276" w:lineRule="auto"/>
        <w:jc w:val="both"/>
        <w:rPr>
          <w:sz w:val="26"/>
          <w:szCs w:val="26"/>
        </w:rPr>
      </w:pPr>
      <w:r w:rsidDel="00000000" w:rsidR="00000000" w:rsidRPr="00000000">
        <w:rPr>
          <w:rtl w:val="0"/>
        </w:rPr>
      </w:r>
    </w:p>
    <w:p w:rsidR="00000000" w:rsidDel="00000000" w:rsidP="00000000" w:rsidRDefault="00000000" w:rsidRPr="00000000" w14:paraId="00000708">
      <w:pPr>
        <w:spacing w:line="276" w:lineRule="auto"/>
        <w:jc w:val="both"/>
        <w:rPr>
          <w:b w:val="1"/>
          <w:sz w:val="26"/>
          <w:szCs w:val="26"/>
        </w:rPr>
      </w:pPr>
      <w:r w:rsidDel="00000000" w:rsidR="00000000" w:rsidRPr="00000000">
        <w:rPr>
          <w:b w:val="1"/>
          <w:sz w:val="26"/>
          <w:szCs w:val="26"/>
          <w:rtl w:val="0"/>
        </w:rPr>
        <w:t xml:space="preserve">Exploring Profile:</w:t>
      </w:r>
    </w:p>
    <w:p w:rsidR="00000000" w:rsidDel="00000000" w:rsidP="00000000" w:rsidRDefault="00000000" w:rsidRPr="00000000" w14:paraId="00000709">
      <w:pPr>
        <w:spacing w:line="276" w:lineRule="auto"/>
        <w:jc w:val="both"/>
        <w:rPr>
          <w:sz w:val="26"/>
          <w:szCs w:val="26"/>
        </w:rPr>
      </w:pPr>
      <w:r w:rsidDel="00000000" w:rsidR="00000000" w:rsidRPr="00000000">
        <w:rPr>
          <w:sz w:val="26"/>
          <w:szCs w:val="26"/>
          <w:rtl w:val="0"/>
        </w:rPr>
        <w:t xml:space="preserve">Users can see and explore the other users' account dashboard where they can see what tasks they participate in or what teams they joined.</w:t>
      </w:r>
    </w:p>
    <w:p w:rsidR="00000000" w:rsidDel="00000000" w:rsidP="00000000" w:rsidRDefault="00000000" w:rsidRPr="00000000" w14:paraId="0000070A">
      <w:pPr>
        <w:spacing w:line="276" w:lineRule="auto"/>
        <w:jc w:val="both"/>
        <w:rPr>
          <w:sz w:val="26"/>
          <w:szCs w:val="26"/>
        </w:rPr>
      </w:pPr>
      <w:r w:rsidDel="00000000" w:rsidR="00000000" w:rsidRPr="00000000">
        <w:rPr>
          <w:rtl w:val="0"/>
        </w:rPr>
      </w:r>
    </w:p>
    <w:p w:rsidR="00000000" w:rsidDel="00000000" w:rsidP="00000000" w:rsidRDefault="00000000" w:rsidRPr="00000000" w14:paraId="0000070B">
      <w:pPr>
        <w:spacing w:line="276" w:lineRule="auto"/>
        <w:jc w:val="both"/>
        <w:rPr>
          <w:b w:val="1"/>
          <w:sz w:val="26"/>
          <w:szCs w:val="26"/>
        </w:rPr>
      </w:pPr>
      <w:r w:rsidDel="00000000" w:rsidR="00000000" w:rsidRPr="00000000">
        <w:rPr>
          <w:b w:val="1"/>
          <w:sz w:val="26"/>
          <w:szCs w:val="26"/>
          <w:rtl w:val="0"/>
        </w:rPr>
        <w:t xml:space="preserve">Restricting Access:</w:t>
      </w:r>
    </w:p>
    <w:p w:rsidR="00000000" w:rsidDel="00000000" w:rsidP="00000000" w:rsidRDefault="00000000" w:rsidRPr="00000000" w14:paraId="0000070C">
      <w:pPr>
        <w:spacing w:line="276" w:lineRule="auto"/>
        <w:jc w:val="both"/>
        <w:rPr>
          <w:sz w:val="26"/>
          <w:szCs w:val="26"/>
        </w:rPr>
      </w:pPr>
      <w:r w:rsidDel="00000000" w:rsidR="00000000" w:rsidRPr="00000000">
        <w:rPr>
          <w:sz w:val="26"/>
          <w:szCs w:val="26"/>
          <w:rtl w:val="0"/>
        </w:rPr>
        <w:t xml:space="preserve">If a user sets its account visibility to private then this will not appear in the search results and other users will not be able to explore their profiles. Users can also set individual team and tasks status to private hence these will not appear in the profile dashboard and others will not be able to see it.</w:t>
      </w:r>
    </w:p>
    <w:p w:rsidR="00000000" w:rsidDel="00000000" w:rsidP="00000000" w:rsidRDefault="00000000" w:rsidRPr="00000000" w14:paraId="0000070D">
      <w:pPr>
        <w:spacing w:line="276" w:lineRule="auto"/>
        <w:jc w:val="both"/>
        <w:rPr>
          <w:sz w:val="26"/>
          <w:szCs w:val="26"/>
        </w:rPr>
      </w:pPr>
      <w:r w:rsidDel="00000000" w:rsidR="00000000" w:rsidRPr="00000000">
        <w:rPr>
          <w:rtl w:val="0"/>
        </w:rPr>
      </w:r>
    </w:p>
    <w:p w:rsidR="00000000" w:rsidDel="00000000" w:rsidP="00000000" w:rsidRDefault="00000000" w:rsidRPr="00000000" w14:paraId="0000070E">
      <w:pPr>
        <w:spacing w:line="276" w:lineRule="auto"/>
        <w:jc w:val="both"/>
        <w:rPr>
          <w:sz w:val="26"/>
          <w:szCs w:val="26"/>
        </w:rPr>
      </w:pPr>
      <w:r w:rsidDel="00000000" w:rsidR="00000000" w:rsidRPr="00000000">
        <w:rPr>
          <w:rtl w:val="0"/>
        </w:rPr>
      </w:r>
    </w:p>
    <w:p w:rsidR="00000000" w:rsidDel="00000000" w:rsidP="00000000" w:rsidRDefault="00000000" w:rsidRPr="00000000" w14:paraId="0000070F">
      <w:pPr>
        <w:spacing w:line="276" w:lineRule="auto"/>
        <w:jc w:val="both"/>
        <w:rPr>
          <w:sz w:val="26"/>
          <w:szCs w:val="26"/>
        </w:rPr>
      </w:pPr>
      <w:r w:rsidDel="00000000" w:rsidR="00000000" w:rsidRPr="00000000">
        <w:rPr>
          <w:rtl w:val="0"/>
        </w:rPr>
      </w:r>
    </w:p>
    <w:p w:rsidR="00000000" w:rsidDel="00000000" w:rsidP="00000000" w:rsidRDefault="00000000" w:rsidRPr="00000000" w14:paraId="00000710">
      <w:pPr>
        <w:spacing w:line="276" w:lineRule="auto"/>
        <w:jc w:val="both"/>
        <w:rPr>
          <w:b w:val="1"/>
          <w:sz w:val="30"/>
          <w:szCs w:val="30"/>
        </w:rPr>
      </w:pPr>
      <w:r w:rsidDel="00000000" w:rsidR="00000000" w:rsidRPr="00000000">
        <w:rPr>
          <w:color w:val="4a86e8"/>
          <w:sz w:val="30"/>
          <w:szCs w:val="30"/>
          <w:rtl w:val="0"/>
        </w:rPr>
        <w:t xml:space="preserve">Implementation:</w:t>
      </w:r>
      <w:r w:rsidDel="00000000" w:rsidR="00000000" w:rsidRPr="00000000">
        <w:rPr>
          <w:rtl w:val="0"/>
        </w:rPr>
      </w:r>
    </w:p>
    <w:p w:rsidR="00000000" w:rsidDel="00000000" w:rsidP="00000000" w:rsidRDefault="00000000" w:rsidRPr="00000000" w14:paraId="00000711">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12">
      <w:pPr>
        <w:spacing w:line="276" w:lineRule="auto"/>
        <w:jc w:val="both"/>
        <w:rPr>
          <w:b w:val="1"/>
          <w:sz w:val="26"/>
          <w:szCs w:val="26"/>
        </w:rPr>
      </w:pPr>
      <w:r w:rsidDel="00000000" w:rsidR="00000000" w:rsidRPr="00000000">
        <w:rPr>
          <w:b w:val="1"/>
          <w:sz w:val="26"/>
          <w:szCs w:val="26"/>
          <w:rtl w:val="0"/>
        </w:rPr>
        <w:t xml:space="preserve">Code Folder Structure: </w:t>
      </w:r>
    </w:p>
    <w:p w:rsidR="00000000" w:rsidDel="00000000" w:rsidP="00000000" w:rsidRDefault="00000000" w:rsidRPr="00000000" w14:paraId="00000713">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14">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15">
      <w:pPr>
        <w:spacing w:line="276" w:lineRule="auto"/>
        <w:jc w:val="both"/>
        <w:rPr>
          <w:b w:val="1"/>
          <w:sz w:val="26"/>
          <w:szCs w:val="26"/>
        </w:rPr>
      </w:pPr>
      <w:r w:rsidDel="00000000" w:rsidR="00000000" w:rsidRPr="00000000">
        <w:rPr>
          <w:b w:val="1"/>
          <w:sz w:val="26"/>
          <w:szCs w:val="26"/>
        </w:rPr>
        <w:drawing>
          <wp:inline distB="114300" distT="114300" distL="114300" distR="114300">
            <wp:extent cx="3943350" cy="5810250"/>
            <wp:effectExtent b="0" l="0" r="0" t="0"/>
            <wp:docPr id="18"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3943350" cy="5810250"/>
                    </a:xfrm>
                    <a:prstGeom prst="rect"/>
                    <a:ln/>
                  </pic:spPr>
                </pic:pic>
              </a:graphicData>
            </a:graphic>
          </wp:inline>
        </w:drawing>
      </w:r>
      <w:r w:rsidDel="00000000" w:rsidR="00000000" w:rsidRPr="00000000">
        <w:rPr>
          <w:b w:val="1"/>
          <w:sz w:val="26"/>
          <w:szCs w:val="26"/>
        </w:rPr>
        <w:drawing>
          <wp:inline distB="114300" distT="114300" distL="114300" distR="114300">
            <wp:extent cx="4143375" cy="6210300"/>
            <wp:effectExtent b="0" l="0" r="0" t="0"/>
            <wp:docPr id="33"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4143375" cy="6210300"/>
                    </a:xfrm>
                    <a:prstGeom prst="rect"/>
                    <a:ln/>
                  </pic:spPr>
                </pic:pic>
              </a:graphicData>
            </a:graphic>
          </wp:inline>
        </w:drawing>
      </w:r>
      <w:r w:rsidDel="00000000" w:rsidR="00000000" w:rsidRPr="00000000">
        <w:rPr>
          <w:b w:val="1"/>
          <w:sz w:val="26"/>
          <w:szCs w:val="26"/>
        </w:rPr>
        <w:drawing>
          <wp:inline distB="114300" distT="114300" distL="114300" distR="114300">
            <wp:extent cx="3990975" cy="6229350"/>
            <wp:effectExtent b="0" l="0" r="0" t="0"/>
            <wp:docPr id="1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990975" cy="6229350"/>
                    </a:xfrm>
                    <a:prstGeom prst="rect"/>
                    <a:ln/>
                  </pic:spPr>
                </pic:pic>
              </a:graphicData>
            </a:graphic>
          </wp:inline>
        </w:drawing>
      </w:r>
      <w:r w:rsidDel="00000000" w:rsidR="00000000" w:rsidRPr="00000000">
        <w:rPr>
          <w:b w:val="1"/>
          <w:sz w:val="26"/>
          <w:szCs w:val="26"/>
        </w:rPr>
        <w:drawing>
          <wp:inline distB="114300" distT="114300" distL="114300" distR="114300">
            <wp:extent cx="4105275" cy="5924550"/>
            <wp:effectExtent b="0" l="0" r="0" t="0"/>
            <wp:docPr id="9"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105275" cy="5924550"/>
                    </a:xfrm>
                    <a:prstGeom prst="rect"/>
                    <a:ln/>
                  </pic:spPr>
                </pic:pic>
              </a:graphicData>
            </a:graphic>
          </wp:inline>
        </w:drawing>
      </w:r>
      <w:r w:rsidDel="00000000" w:rsidR="00000000" w:rsidRPr="00000000">
        <w:rPr>
          <w:b w:val="1"/>
          <w:sz w:val="26"/>
          <w:szCs w:val="26"/>
        </w:rPr>
        <w:drawing>
          <wp:inline distB="114300" distT="114300" distL="114300" distR="114300">
            <wp:extent cx="3905250" cy="1724025"/>
            <wp:effectExtent b="0" l="0" r="0" t="0"/>
            <wp:docPr id="29"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39052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17">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18">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19">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1A">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1B">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1C">
      <w:pPr>
        <w:spacing w:line="276" w:lineRule="auto"/>
        <w:jc w:val="both"/>
        <w:rPr>
          <w:b w:val="1"/>
          <w:sz w:val="26"/>
          <w:szCs w:val="26"/>
        </w:rPr>
      </w:pPr>
      <w:r w:rsidDel="00000000" w:rsidR="00000000" w:rsidRPr="00000000">
        <w:rPr>
          <w:b w:val="1"/>
          <w:sz w:val="26"/>
          <w:szCs w:val="26"/>
          <w:rtl w:val="0"/>
        </w:rPr>
        <w:t xml:space="preserve">Backend Project Dependencies:</w:t>
      </w:r>
    </w:p>
    <w:p w:rsidR="00000000" w:rsidDel="00000000" w:rsidP="00000000" w:rsidRDefault="00000000" w:rsidRPr="00000000" w14:paraId="0000071D">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&lt;dependencies&gt;</w:t>
      </w:r>
    </w:p>
    <w:p w:rsidR="00000000" w:rsidDel="00000000" w:rsidP="00000000" w:rsidRDefault="00000000" w:rsidRPr="00000000" w14:paraId="0000071E">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1F">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org.springframework.boot</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20">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spring-boot-starter-security</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21">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22">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23">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org.springframework.boot</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24">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spring-boot-starter-web</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25">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26">
      <w:pPr>
        <w:shd w:fill="1e1f22" w:val="clear"/>
        <w:spacing w:line="276" w:lineRule="auto"/>
        <w:jc w:val="both"/>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d5b778"/>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&lt;!--      &lt;dependency&gt;--&gt;</w:t>
      </w:r>
    </w:p>
    <w:p w:rsidR="00000000" w:rsidDel="00000000" w:rsidP="00000000" w:rsidRDefault="00000000" w:rsidRPr="00000000" w14:paraId="00000727">
      <w:pPr>
        <w:shd w:fill="1e1f22" w:val="clear"/>
        <w:spacing w:line="276" w:lineRule="auto"/>
        <w:jc w:val="both"/>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&lt;!--         &lt;groupId&gt;org.springframework.boot&lt;/groupId&gt;--&gt;</w:t>
      </w:r>
    </w:p>
    <w:p w:rsidR="00000000" w:rsidDel="00000000" w:rsidP="00000000" w:rsidRDefault="00000000" w:rsidRPr="00000000" w14:paraId="00000728">
      <w:pPr>
        <w:shd w:fill="1e1f22" w:val="clear"/>
        <w:spacing w:line="276" w:lineRule="auto"/>
        <w:jc w:val="both"/>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&lt;!--         &lt;artifactId&gt;spring-boot-starter-data-jpa&lt;/artifactId&gt;--&gt;</w:t>
      </w:r>
    </w:p>
    <w:p w:rsidR="00000000" w:rsidDel="00000000" w:rsidP="00000000" w:rsidRDefault="00000000" w:rsidRPr="00000000" w14:paraId="00000729">
      <w:pPr>
        <w:shd w:fill="1e1f22" w:val="clear"/>
        <w:spacing w:line="276" w:lineRule="auto"/>
        <w:jc w:val="both"/>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&lt;!--      &lt;/dependency&gt;--&gt;</w:t>
      </w:r>
    </w:p>
    <w:p w:rsidR="00000000" w:rsidDel="00000000" w:rsidP="00000000" w:rsidRDefault="00000000" w:rsidRPr="00000000" w14:paraId="0000072A">
      <w:pPr>
        <w:shd w:fill="1e1f22" w:val="clear"/>
        <w:spacing w:line="276" w:lineRule="auto"/>
        <w:jc w:val="both"/>
        <w:rPr>
          <w:rFonts w:ascii="Courier New" w:cs="Courier New" w:eastAsia="Courier New" w:hAnsi="Courier New"/>
          <w:b w:val="1"/>
          <w:color w:val="7a7e85"/>
          <w:sz w:val="20"/>
          <w:szCs w:val="20"/>
        </w:rPr>
      </w:pPr>
      <w:r w:rsidDel="00000000" w:rsidR="00000000" w:rsidRPr="00000000">
        <w:rPr>
          <w:rtl w:val="0"/>
        </w:rPr>
      </w:r>
    </w:p>
    <w:p w:rsidR="00000000" w:rsidDel="00000000" w:rsidP="00000000" w:rsidRDefault="00000000" w:rsidRPr="00000000" w14:paraId="0000072B">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d5b778"/>
          <w:sz w:val="20"/>
          <w:szCs w:val="20"/>
          <w:rtl w:val="0"/>
        </w:rPr>
        <w:t xml:space="preserve">&lt;dependency&gt;</w:t>
      </w:r>
    </w:p>
    <w:p w:rsidR="00000000" w:rsidDel="00000000" w:rsidP="00000000" w:rsidRDefault="00000000" w:rsidRPr="00000000" w14:paraId="0000072C">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org.springframework.boot</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2D">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spring-boot-devtools</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2E">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&lt;scope&gt;</w:t>
      </w:r>
      <w:r w:rsidDel="00000000" w:rsidR="00000000" w:rsidRPr="00000000">
        <w:rPr>
          <w:rFonts w:ascii="Courier New" w:cs="Courier New" w:eastAsia="Courier New" w:hAnsi="Courier New"/>
          <w:b w:val="1"/>
          <w:color w:val="bcbec4"/>
          <w:sz w:val="20"/>
          <w:szCs w:val="20"/>
          <w:rtl w:val="0"/>
        </w:rPr>
        <w:t xml:space="preserve">runtime</w:t>
      </w:r>
      <w:r w:rsidDel="00000000" w:rsidR="00000000" w:rsidRPr="00000000">
        <w:rPr>
          <w:rFonts w:ascii="Courier New" w:cs="Courier New" w:eastAsia="Courier New" w:hAnsi="Courier New"/>
          <w:b w:val="1"/>
          <w:color w:val="d5b778"/>
          <w:sz w:val="20"/>
          <w:szCs w:val="20"/>
          <w:rtl w:val="0"/>
        </w:rPr>
        <w:t xml:space="preserve">&lt;/scope&gt;</w:t>
      </w:r>
    </w:p>
    <w:p w:rsidR="00000000" w:rsidDel="00000000" w:rsidP="00000000" w:rsidRDefault="00000000" w:rsidRPr="00000000" w14:paraId="0000072F">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&lt;optional&gt;</w:t>
      </w:r>
      <w:r w:rsidDel="00000000" w:rsidR="00000000" w:rsidRPr="00000000">
        <w:rPr>
          <w:rFonts w:ascii="Courier New" w:cs="Courier New" w:eastAsia="Courier New" w:hAnsi="Courier New"/>
          <w:b w:val="1"/>
          <w:color w:val="bcbec4"/>
          <w:sz w:val="20"/>
          <w:szCs w:val="20"/>
          <w:rtl w:val="0"/>
        </w:rPr>
        <w:t xml:space="preserve">true</w:t>
      </w:r>
      <w:r w:rsidDel="00000000" w:rsidR="00000000" w:rsidRPr="00000000">
        <w:rPr>
          <w:rFonts w:ascii="Courier New" w:cs="Courier New" w:eastAsia="Courier New" w:hAnsi="Courier New"/>
          <w:b w:val="1"/>
          <w:color w:val="d5b778"/>
          <w:sz w:val="20"/>
          <w:szCs w:val="20"/>
          <w:rtl w:val="0"/>
        </w:rPr>
        <w:t xml:space="preserve">&lt;/optional&gt;</w:t>
      </w:r>
    </w:p>
    <w:p w:rsidR="00000000" w:rsidDel="00000000" w:rsidP="00000000" w:rsidRDefault="00000000" w:rsidRPr="00000000" w14:paraId="00000730">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31">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32">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org.springframework.boot</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33">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spring-boot-starter-test</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34">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&lt;scope&gt;</w:t>
      </w:r>
      <w:r w:rsidDel="00000000" w:rsidR="00000000" w:rsidRPr="00000000">
        <w:rPr>
          <w:rFonts w:ascii="Courier New" w:cs="Courier New" w:eastAsia="Courier New" w:hAnsi="Courier New"/>
          <w:b w:val="1"/>
          <w:color w:val="bcbec4"/>
          <w:sz w:val="20"/>
          <w:szCs w:val="20"/>
          <w:rtl w:val="0"/>
        </w:rPr>
        <w:t xml:space="preserve">test</w:t>
      </w:r>
      <w:r w:rsidDel="00000000" w:rsidR="00000000" w:rsidRPr="00000000">
        <w:rPr>
          <w:rFonts w:ascii="Courier New" w:cs="Courier New" w:eastAsia="Courier New" w:hAnsi="Courier New"/>
          <w:b w:val="1"/>
          <w:color w:val="d5b778"/>
          <w:sz w:val="20"/>
          <w:szCs w:val="20"/>
          <w:rtl w:val="0"/>
        </w:rPr>
        <w:t xml:space="preserve">&lt;/scope&gt;</w:t>
      </w:r>
    </w:p>
    <w:p w:rsidR="00000000" w:rsidDel="00000000" w:rsidP="00000000" w:rsidRDefault="00000000" w:rsidRPr="00000000" w14:paraId="00000735">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36">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37">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org.springframework.security</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38">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spring-security-test</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39">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&lt;scope&gt;</w:t>
      </w:r>
      <w:r w:rsidDel="00000000" w:rsidR="00000000" w:rsidRPr="00000000">
        <w:rPr>
          <w:rFonts w:ascii="Courier New" w:cs="Courier New" w:eastAsia="Courier New" w:hAnsi="Courier New"/>
          <w:b w:val="1"/>
          <w:color w:val="bcbec4"/>
          <w:sz w:val="20"/>
          <w:szCs w:val="20"/>
          <w:rtl w:val="0"/>
        </w:rPr>
        <w:t xml:space="preserve">test</w:t>
      </w:r>
      <w:r w:rsidDel="00000000" w:rsidR="00000000" w:rsidRPr="00000000">
        <w:rPr>
          <w:rFonts w:ascii="Courier New" w:cs="Courier New" w:eastAsia="Courier New" w:hAnsi="Courier New"/>
          <w:b w:val="1"/>
          <w:color w:val="d5b778"/>
          <w:sz w:val="20"/>
          <w:szCs w:val="20"/>
          <w:rtl w:val="0"/>
        </w:rPr>
        <w:t xml:space="preserve">&lt;/scope&gt;</w:t>
      </w:r>
    </w:p>
    <w:p w:rsidR="00000000" w:rsidDel="00000000" w:rsidP="00000000" w:rsidRDefault="00000000" w:rsidRPr="00000000" w14:paraId="0000073A">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3B">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tl w:val="0"/>
        </w:rPr>
      </w:r>
    </w:p>
    <w:p w:rsidR="00000000" w:rsidDel="00000000" w:rsidP="00000000" w:rsidRDefault="00000000" w:rsidRPr="00000000" w14:paraId="0000073C">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3D">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io.jsonwebtoken</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3E">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jjwt-api</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3F">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&lt;version&gt;</w:t>
      </w:r>
      <w:r w:rsidDel="00000000" w:rsidR="00000000" w:rsidRPr="00000000">
        <w:rPr>
          <w:rFonts w:ascii="Courier New" w:cs="Courier New" w:eastAsia="Courier New" w:hAnsi="Courier New"/>
          <w:b w:val="1"/>
          <w:color w:val="bcbec4"/>
          <w:sz w:val="20"/>
          <w:szCs w:val="20"/>
          <w:rtl w:val="0"/>
        </w:rPr>
        <w:t xml:space="preserve">0.12.5</w:t>
      </w:r>
      <w:r w:rsidDel="00000000" w:rsidR="00000000" w:rsidRPr="00000000">
        <w:rPr>
          <w:rFonts w:ascii="Courier New" w:cs="Courier New" w:eastAsia="Courier New" w:hAnsi="Courier New"/>
          <w:b w:val="1"/>
          <w:color w:val="d5b778"/>
          <w:sz w:val="20"/>
          <w:szCs w:val="20"/>
          <w:rtl w:val="0"/>
        </w:rPr>
        <w:t xml:space="preserve">&lt;/version&gt;</w:t>
      </w:r>
    </w:p>
    <w:p w:rsidR="00000000" w:rsidDel="00000000" w:rsidP="00000000" w:rsidRDefault="00000000" w:rsidRPr="00000000" w14:paraId="00000740">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41">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tl w:val="0"/>
        </w:rPr>
      </w:r>
    </w:p>
    <w:p w:rsidR="00000000" w:rsidDel="00000000" w:rsidP="00000000" w:rsidRDefault="00000000" w:rsidRPr="00000000" w14:paraId="00000742">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43">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io.jsonwebtoken</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44">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jjwt-impl</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45">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&lt;version&gt;</w:t>
      </w:r>
      <w:r w:rsidDel="00000000" w:rsidR="00000000" w:rsidRPr="00000000">
        <w:rPr>
          <w:rFonts w:ascii="Courier New" w:cs="Courier New" w:eastAsia="Courier New" w:hAnsi="Courier New"/>
          <w:b w:val="1"/>
          <w:color w:val="bcbec4"/>
          <w:sz w:val="20"/>
          <w:szCs w:val="20"/>
          <w:rtl w:val="0"/>
        </w:rPr>
        <w:t xml:space="preserve">0.12.5</w:t>
      </w:r>
      <w:r w:rsidDel="00000000" w:rsidR="00000000" w:rsidRPr="00000000">
        <w:rPr>
          <w:rFonts w:ascii="Courier New" w:cs="Courier New" w:eastAsia="Courier New" w:hAnsi="Courier New"/>
          <w:b w:val="1"/>
          <w:color w:val="d5b778"/>
          <w:sz w:val="20"/>
          <w:szCs w:val="20"/>
          <w:rtl w:val="0"/>
        </w:rPr>
        <w:t xml:space="preserve">&lt;/version&gt;</w:t>
      </w:r>
    </w:p>
    <w:p w:rsidR="00000000" w:rsidDel="00000000" w:rsidP="00000000" w:rsidRDefault="00000000" w:rsidRPr="00000000" w14:paraId="00000746">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&lt;scope&gt;</w:t>
      </w:r>
      <w:r w:rsidDel="00000000" w:rsidR="00000000" w:rsidRPr="00000000">
        <w:rPr>
          <w:rFonts w:ascii="Courier New" w:cs="Courier New" w:eastAsia="Courier New" w:hAnsi="Courier New"/>
          <w:b w:val="1"/>
          <w:color w:val="bcbec4"/>
          <w:sz w:val="20"/>
          <w:szCs w:val="20"/>
          <w:rtl w:val="0"/>
        </w:rPr>
        <w:t xml:space="preserve">runtime</w:t>
      </w:r>
      <w:r w:rsidDel="00000000" w:rsidR="00000000" w:rsidRPr="00000000">
        <w:rPr>
          <w:rFonts w:ascii="Courier New" w:cs="Courier New" w:eastAsia="Courier New" w:hAnsi="Courier New"/>
          <w:b w:val="1"/>
          <w:color w:val="d5b778"/>
          <w:sz w:val="20"/>
          <w:szCs w:val="20"/>
          <w:rtl w:val="0"/>
        </w:rPr>
        <w:t xml:space="preserve">&lt;/scope&gt;</w:t>
      </w:r>
    </w:p>
    <w:p w:rsidR="00000000" w:rsidDel="00000000" w:rsidP="00000000" w:rsidRDefault="00000000" w:rsidRPr="00000000" w14:paraId="00000747">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48">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tl w:val="0"/>
        </w:rPr>
      </w:r>
    </w:p>
    <w:p w:rsidR="00000000" w:rsidDel="00000000" w:rsidP="00000000" w:rsidRDefault="00000000" w:rsidRPr="00000000" w14:paraId="00000749">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4A">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io.jsonwebtoken</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4B">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jjwt-jackson</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4C">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&lt;version&gt;</w:t>
      </w:r>
      <w:r w:rsidDel="00000000" w:rsidR="00000000" w:rsidRPr="00000000">
        <w:rPr>
          <w:rFonts w:ascii="Courier New" w:cs="Courier New" w:eastAsia="Courier New" w:hAnsi="Courier New"/>
          <w:b w:val="1"/>
          <w:color w:val="bcbec4"/>
          <w:sz w:val="20"/>
          <w:szCs w:val="20"/>
          <w:rtl w:val="0"/>
        </w:rPr>
        <w:t xml:space="preserve">0.12.5</w:t>
      </w:r>
      <w:r w:rsidDel="00000000" w:rsidR="00000000" w:rsidRPr="00000000">
        <w:rPr>
          <w:rFonts w:ascii="Courier New" w:cs="Courier New" w:eastAsia="Courier New" w:hAnsi="Courier New"/>
          <w:b w:val="1"/>
          <w:color w:val="d5b778"/>
          <w:sz w:val="20"/>
          <w:szCs w:val="20"/>
          <w:rtl w:val="0"/>
        </w:rPr>
        <w:t xml:space="preserve">&lt;/version&gt;</w:t>
      </w:r>
    </w:p>
    <w:p w:rsidR="00000000" w:rsidDel="00000000" w:rsidP="00000000" w:rsidRDefault="00000000" w:rsidRPr="00000000" w14:paraId="0000074D">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&lt;scope&gt;</w:t>
      </w:r>
      <w:r w:rsidDel="00000000" w:rsidR="00000000" w:rsidRPr="00000000">
        <w:rPr>
          <w:rFonts w:ascii="Courier New" w:cs="Courier New" w:eastAsia="Courier New" w:hAnsi="Courier New"/>
          <w:b w:val="1"/>
          <w:color w:val="bcbec4"/>
          <w:sz w:val="20"/>
          <w:szCs w:val="20"/>
          <w:rtl w:val="0"/>
        </w:rPr>
        <w:t xml:space="preserve">runtime</w:t>
      </w:r>
      <w:r w:rsidDel="00000000" w:rsidR="00000000" w:rsidRPr="00000000">
        <w:rPr>
          <w:rFonts w:ascii="Courier New" w:cs="Courier New" w:eastAsia="Courier New" w:hAnsi="Courier New"/>
          <w:b w:val="1"/>
          <w:color w:val="d5b778"/>
          <w:sz w:val="20"/>
          <w:szCs w:val="20"/>
          <w:rtl w:val="0"/>
        </w:rPr>
        <w:t xml:space="preserve">&lt;/scope&gt;</w:t>
      </w:r>
    </w:p>
    <w:p w:rsidR="00000000" w:rsidDel="00000000" w:rsidP="00000000" w:rsidRDefault="00000000" w:rsidRPr="00000000" w14:paraId="0000074E">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4F">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50">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org.springframework.boot</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51">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spring-boot-starter-data-mongodb</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52">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53">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tl w:val="0"/>
        </w:rPr>
      </w:r>
    </w:p>
    <w:p w:rsidR="00000000" w:rsidDel="00000000" w:rsidP="00000000" w:rsidRDefault="00000000" w:rsidRPr="00000000" w14:paraId="00000754">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55">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org.projectlombok</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56">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lombok</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57">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&lt;optional&gt;</w:t>
      </w:r>
      <w:r w:rsidDel="00000000" w:rsidR="00000000" w:rsidRPr="00000000">
        <w:rPr>
          <w:rFonts w:ascii="Courier New" w:cs="Courier New" w:eastAsia="Courier New" w:hAnsi="Courier New"/>
          <w:b w:val="1"/>
          <w:color w:val="bcbec4"/>
          <w:sz w:val="20"/>
          <w:szCs w:val="20"/>
          <w:rtl w:val="0"/>
        </w:rPr>
        <w:t xml:space="preserve">true</w:t>
      </w:r>
      <w:r w:rsidDel="00000000" w:rsidR="00000000" w:rsidRPr="00000000">
        <w:rPr>
          <w:rFonts w:ascii="Courier New" w:cs="Courier New" w:eastAsia="Courier New" w:hAnsi="Courier New"/>
          <w:b w:val="1"/>
          <w:color w:val="d5b778"/>
          <w:sz w:val="20"/>
          <w:szCs w:val="20"/>
          <w:rtl w:val="0"/>
        </w:rPr>
        <w:t xml:space="preserve">&lt;/optional&gt;</w:t>
      </w:r>
    </w:p>
    <w:p w:rsidR="00000000" w:rsidDel="00000000" w:rsidP="00000000" w:rsidRDefault="00000000" w:rsidRPr="00000000" w14:paraId="00000758">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59">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tl w:val="0"/>
        </w:rPr>
      </w:r>
    </w:p>
    <w:p w:rsidR="00000000" w:rsidDel="00000000" w:rsidP="00000000" w:rsidRDefault="00000000" w:rsidRPr="00000000" w14:paraId="0000075A">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5B">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org.springframework.boot</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5C">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spring-boot-starter-mail</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5D">
      <w:pPr>
        <w:shd w:fill="1e1f22" w:val="clear"/>
        <w:spacing w:line="276" w:lineRule="auto"/>
        <w:jc w:val="both"/>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d5b778"/>
          <w:sz w:val="20"/>
          <w:szCs w:val="20"/>
          <w:rtl w:val="0"/>
        </w:rPr>
        <w:t xml:space="preserve">   &lt;/dependency&gt;  </w:t>
      </w:r>
      <w:r w:rsidDel="00000000" w:rsidR="00000000" w:rsidRPr="00000000">
        <w:rPr>
          <w:rFonts w:ascii="Courier New" w:cs="Courier New" w:eastAsia="Courier New" w:hAnsi="Courier New"/>
          <w:b w:val="1"/>
          <w:color w:val="7a7e85"/>
          <w:sz w:val="20"/>
          <w:szCs w:val="20"/>
          <w:rtl w:val="0"/>
        </w:rPr>
        <w:t xml:space="preserve">&lt;!-- Spring AI dependency --&gt;</w:t>
      </w:r>
    </w:p>
    <w:p w:rsidR="00000000" w:rsidDel="00000000" w:rsidP="00000000" w:rsidRDefault="00000000" w:rsidRPr="00000000" w14:paraId="0000075E">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d5b778"/>
          <w:sz w:val="20"/>
          <w:szCs w:val="20"/>
          <w:rtl w:val="0"/>
        </w:rPr>
        <w:t xml:space="preserve">&lt;dependency&gt;</w:t>
      </w:r>
    </w:p>
    <w:p w:rsidR="00000000" w:rsidDel="00000000" w:rsidP="00000000" w:rsidRDefault="00000000" w:rsidRPr="00000000" w14:paraId="0000075F">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org.springframework.ai</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60">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spring-ai-mistral-ai</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61">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62">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tl w:val="0"/>
        </w:rPr>
      </w:r>
    </w:p>
    <w:p w:rsidR="00000000" w:rsidDel="00000000" w:rsidP="00000000" w:rsidRDefault="00000000" w:rsidRPr="00000000" w14:paraId="00000763">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64">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&lt;groupId&gt;</w:t>
      </w:r>
      <w:r w:rsidDel="00000000" w:rsidR="00000000" w:rsidRPr="00000000">
        <w:rPr>
          <w:rFonts w:ascii="Courier New" w:cs="Courier New" w:eastAsia="Courier New" w:hAnsi="Courier New"/>
          <w:b w:val="1"/>
          <w:color w:val="bcbec4"/>
          <w:sz w:val="20"/>
          <w:szCs w:val="20"/>
          <w:rtl w:val="0"/>
        </w:rPr>
        <w:t xml:space="preserve">org.springframework.ai</w:t>
      </w:r>
      <w:r w:rsidDel="00000000" w:rsidR="00000000" w:rsidRPr="00000000">
        <w:rPr>
          <w:rFonts w:ascii="Courier New" w:cs="Courier New" w:eastAsia="Courier New" w:hAnsi="Courier New"/>
          <w:b w:val="1"/>
          <w:color w:val="d5b778"/>
          <w:sz w:val="20"/>
          <w:szCs w:val="20"/>
          <w:rtl w:val="0"/>
        </w:rPr>
        <w:t xml:space="preserve">&lt;/groupId&gt;</w:t>
      </w:r>
    </w:p>
    <w:p w:rsidR="00000000" w:rsidDel="00000000" w:rsidP="00000000" w:rsidRDefault="00000000" w:rsidRPr="00000000" w14:paraId="00000765">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&lt;artifactId&gt;</w:t>
      </w:r>
      <w:r w:rsidDel="00000000" w:rsidR="00000000" w:rsidRPr="00000000">
        <w:rPr>
          <w:rFonts w:ascii="Courier New" w:cs="Courier New" w:eastAsia="Courier New" w:hAnsi="Courier New"/>
          <w:b w:val="1"/>
          <w:color w:val="bcbec4"/>
          <w:sz w:val="20"/>
          <w:szCs w:val="20"/>
          <w:rtl w:val="0"/>
        </w:rPr>
        <w:t xml:space="preserve">spring-ai-mistral-ai-spring-boot-starter</w:t>
      </w:r>
      <w:r w:rsidDel="00000000" w:rsidR="00000000" w:rsidRPr="00000000">
        <w:rPr>
          <w:rFonts w:ascii="Courier New" w:cs="Courier New" w:eastAsia="Courier New" w:hAnsi="Courier New"/>
          <w:b w:val="1"/>
          <w:color w:val="d5b778"/>
          <w:sz w:val="20"/>
          <w:szCs w:val="20"/>
          <w:rtl w:val="0"/>
        </w:rPr>
        <w:t xml:space="preserve">&lt;/artifactId&gt;</w:t>
      </w:r>
    </w:p>
    <w:p w:rsidR="00000000" w:rsidDel="00000000" w:rsidP="00000000" w:rsidRDefault="00000000" w:rsidRPr="00000000" w14:paraId="00000766">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&lt;version&gt;</w:t>
      </w:r>
      <w:r w:rsidDel="00000000" w:rsidR="00000000" w:rsidRPr="00000000">
        <w:rPr>
          <w:rFonts w:ascii="Courier New" w:cs="Courier New" w:eastAsia="Courier New" w:hAnsi="Courier New"/>
          <w:b w:val="1"/>
          <w:color w:val="bcbec4"/>
          <w:sz w:val="20"/>
          <w:szCs w:val="20"/>
          <w:rtl w:val="0"/>
        </w:rPr>
        <w:t xml:space="preserve">0.8.1</w:t>
      </w:r>
      <w:r w:rsidDel="00000000" w:rsidR="00000000" w:rsidRPr="00000000">
        <w:rPr>
          <w:rFonts w:ascii="Courier New" w:cs="Courier New" w:eastAsia="Courier New" w:hAnsi="Courier New"/>
          <w:b w:val="1"/>
          <w:color w:val="d5b778"/>
          <w:sz w:val="20"/>
          <w:szCs w:val="20"/>
          <w:rtl w:val="0"/>
        </w:rPr>
        <w:t xml:space="preserve">&lt;/version&gt;</w:t>
      </w:r>
    </w:p>
    <w:p w:rsidR="00000000" w:rsidDel="00000000" w:rsidP="00000000" w:rsidRDefault="00000000" w:rsidRPr="00000000" w14:paraId="00000767">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   &lt;/dependency&gt;</w:t>
      </w:r>
    </w:p>
    <w:p w:rsidR="00000000" w:rsidDel="00000000" w:rsidP="00000000" w:rsidRDefault="00000000" w:rsidRPr="00000000" w14:paraId="00000768">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tl w:val="0"/>
        </w:rPr>
      </w:r>
    </w:p>
    <w:p w:rsidR="00000000" w:rsidDel="00000000" w:rsidP="00000000" w:rsidRDefault="00000000" w:rsidRPr="00000000" w14:paraId="00000769">
      <w:pPr>
        <w:shd w:fill="1e1f22" w:val="clear"/>
        <w:spacing w:line="276" w:lineRule="auto"/>
        <w:jc w:val="both"/>
        <w:rPr>
          <w:rFonts w:ascii="Courier New" w:cs="Courier New" w:eastAsia="Courier New" w:hAnsi="Courier New"/>
          <w:b w:val="1"/>
          <w:color w:val="d5b778"/>
          <w:sz w:val="20"/>
          <w:szCs w:val="20"/>
        </w:rPr>
      </w:pPr>
      <w:r w:rsidDel="00000000" w:rsidR="00000000" w:rsidRPr="00000000">
        <w:rPr>
          <w:rFonts w:ascii="Courier New" w:cs="Courier New" w:eastAsia="Courier New" w:hAnsi="Courier New"/>
          <w:b w:val="1"/>
          <w:color w:val="d5b778"/>
          <w:sz w:val="20"/>
          <w:szCs w:val="20"/>
          <w:rtl w:val="0"/>
        </w:rPr>
        <w:t xml:space="preserve">&lt;/dependencies&gt;</w:t>
      </w:r>
    </w:p>
    <w:p w:rsidR="00000000" w:rsidDel="00000000" w:rsidP="00000000" w:rsidRDefault="00000000" w:rsidRPr="00000000" w14:paraId="0000076A">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6B">
      <w:pPr>
        <w:spacing w:line="276" w:lineRule="auto"/>
        <w:jc w:val="both"/>
        <w:rPr>
          <w:b w:val="1"/>
          <w:sz w:val="26"/>
          <w:szCs w:val="26"/>
        </w:rPr>
      </w:pPr>
      <w:r w:rsidDel="00000000" w:rsidR="00000000" w:rsidRPr="00000000">
        <w:rPr>
          <w:b w:val="1"/>
          <w:sz w:val="26"/>
          <w:szCs w:val="26"/>
          <w:rtl w:val="0"/>
        </w:rPr>
        <w:t xml:space="preserve">Frontend Folder Structure:</w:t>
      </w:r>
    </w:p>
    <w:p w:rsidR="00000000" w:rsidDel="00000000" w:rsidP="00000000" w:rsidRDefault="00000000" w:rsidRPr="00000000" w14:paraId="0000076C">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6D">
      <w:pPr>
        <w:spacing w:line="276" w:lineRule="auto"/>
        <w:jc w:val="both"/>
        <w:rPr>
          <w:b w:val="1"/>
          <w:sz w:val="26"/>
          <w:szCs w:val="26"/>
        </w:rPr>
      </w:pPr>
      <w:r w:rsidDel="00000000" w:rsidR="00000000" w:rsidRPr="00000000">
        <w:rPr>
          <w:b w:val="1"/>
          <w:sz w:val="26"/>
          <w:szCs w:val="26"/>
        </w:rPr>
        <w:drawing>
          <wp:inline distB="114300" distT="114300" distL="114300" distR="114300">
            <wp:extent cx="3048000" cy="5867400"/>
            <wp:effectExtent b="0" l="0" r="0" t="0"/>
            <wp:docPr id="5"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3048000" cy="5867400"/>
                    </a:xfrm>
                    <a:prstGeom prst="rect"/>
                    <a:ln/>
                  </pic:spPr>
                </pic:pic>
              </a:graphicData>
            </a:graphic>
          </wp:inline>
        </w:drawing>
      </w:r>
      <w:r w:rsidDel="00000000" w:rsidR="00000000" w:rsidRPr="00000000">
        <w:rPr>
          <w:b w:val="1"/>
          <w:sz w:val="26"/>
          <w:szCs w:val="26"/>
        </w:rPr>
        <w:drawing>
          <wp:inline distB="114300" distT="114300" distL="114300" distR="114300">
            <wp:extent cx="3000375" cy="5562600"/>
            <wp:effectExtent b="0" l="0" r="0" t="0"/>
            <wp:docPr id="26"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3000375" cy="5562600"/>
                    </a:xfrm>
                    <a:prstGeom prst="rect"/>
                    <a:ln/>
                  </pic:spPr>
                </pic:pic>
              </a:graphicData>
            </a:graphic>
          </wp:inline>
        </w:drawing>
      </w:r>
      <w:r w:rsidDel="00000000" w:rsidR="00000000" w:rsidRPr="00000000">
        <w:rPr>
          <w:b w:val="1"/>
          <w:sz w:val="26"/>
          <w:szCs w:val="26"/>
        </w:rPr>
        <w:drawing>
          <wp:inline distB="114300" distT="114300" distL="114300" distR="114300">
            <wp:extent cx="3048000" cy="5829300"/>
            <wp:effectExtent b="0" l="0" r="0" t="0"/>
            <wp:docPr id="11"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3048000" cy="5829300"/>
                    </a:xfrm>
                    <a:prstGeom prst="rect"/>
                    <a:ln/>
                  </pic:spPr>
                </pic:pic>
              </a:graphicData>
            </a:graphic>
          </wp:inline>
        </w:drawing>
      </w:r>
      <w:r w:rsidDel="00000000" w:rsidR="00000000" w:rsidRPr="00000000">
        <w:rPr>
          <w:b w:val="1"/>
          <w:sz w:val="26"/>
          <w:szCs w:val="26"/>
        </w:rPr>
        <w:drawing>
          <wp:inline distB="114300" distT="114300" distL="114300" distR="114300">
            <wp:extent cx="3086100" cy="5886450"/>
            <wp:effectExtent b="0" l="0" r="0" t="0"/>
            <wp:docPr id="6"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3086100" cy="5886450"/>
                    </a:xfrm>
                    <a:prstGeom prst="rect"/>
                    <a:ln/>
                  </pic:spPr>
                </pic:pic>
              </a:graphicData>
            </a:graphic>
          </wp:inline>
        </w:drawing>
      </w:r>
      <w:r w:rsidDel="00000000" w:rsidR="00000000" w:rsidRPr="00000000">
        <w:rPr>
          <w:b w:val="1"/>
          <w:sz w:val="26"/>
          <w:szCs w:val="26"/>
        </w:rPr>
        <w:drawing>
          <wp:inline distB="114300" distT="114300" distL="114300" distR="114300">
            <wp:extent cx="2962275" cy="5876925"/>
            <wp:effectExtent b="0" l="0" r="0" t="0"/>
            <wp:docPr id="35"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2962275"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spacing w:line="276" w:lineRule="auto"/>
        <w:jc w:val="both"/>
        <w:rPr>
          <w:b w:val="1"/>
          <w:sz w:val="26"/>
          <w:szCs w:val="26"/>
        </w:rPr>
      </w:pPr>
      <w:r w:rsidDel="00000000" w:rsidR="00000000" w:rsidRPr="00000000">
        <w:rPr>
          <w:b w:val="1"/>
          <w:sz w:val="26"/>
          <w:szCs w:val="26"/>
          <w:rtl w:val="0"/>
        </w:rPr>
        <w:t xml:space="preserve">Frontend Dependencies: </w:t>
      </w:r>
    </w:p>
    <w:p w:rsidR="00000000" w:rsidDel="00000000" w:rsidP="00000000" w:rsidRDefault="00000000" w:rsidRPr="00000000" w14:paraId="0000076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"timewise"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"version"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"scripts"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7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"next dev"</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"next 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"next 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7">
      <w:pPr>
        <w:shd w:fill="1e1e1e" w:val="clear"/>
        <w:spacing w:line="325.71428571428567" w:lineRule="auto"/>
        <w:jc w:val="both"/>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"next lint"</w:t>
      </w:r>
    </w:p>
    <w:p w:rsidR="00000000" w:rsidDel="00000000" w:rsidP="00000000" w:rsidRDefault="00000000" w:rsidRPr="00000000" w14:paraId="0000077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7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"dependencies"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7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"@babel/runtime"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"^7.26.0"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"@hookform/resolvers"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"@radix-ui/react-accordion"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"^1.2.3"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"@radix-ui/react-alert-dialog"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"^1.1.6"</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"@radix-ui/react-arrow"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"@radix-ui/react-avatar"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"@radix-ui/react-checkbox"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"@radix-ui/react-collapsible"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"@radix-ui/react-dialog"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"@radix-ui/react-dropdown-menu"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"^2.1.5"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"@radix-ui/react-label"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"^2.1.1"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"@radix-ui/react-navigation-menu"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"^1.2.4"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"@radix-ui/react-popover"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"@radix-ui/react-primitive"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"^2.0.2"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"@radix-ui/react-progress"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"@radix-ui/react-scroll-area"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"^1.2.2"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"^2.1.5"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"@radix-ui/react-separator"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"@radix-ui/react-slider"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"^1.2.3"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"@radix-ui/react-slot"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"@radix-ui/react-switch"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"@radix-ui/react-tabs"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"@radix-ui/react-tooltip"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"@shadcn/ui"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"autoprefixer"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"^10.4.20"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"class-variance-authority"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"^0.7.1"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"clsx"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"^2.1.1"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"date-fns"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"^3.6.0"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"framer-motion"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"^11.3.24"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"lucide-react"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"^0.474.0"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"^15.1.0"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"next-themes"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"^0.4.4"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"node-fetch"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"^3.3.2"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"^18.0.0"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"react-day-picker"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"^8.10.1"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"react-dom"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"^18.0.0"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"react-hook-form"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"^7.54.2"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"react-icons"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"^5.4.0"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"react-intersection-observer"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"^9.16.0"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"react-redux"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"^9.1.2"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"react-toastify"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"^11.0.5"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"recharts"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"^2.15.1"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"sonner"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"tailwind-merge"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"^2.6.0"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"tailwindcss-animate"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"^1.0.7"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7">
      <w:pPr>
        <w:shd w:fill="1e1e1e" w:val="clear"/>
        <w:spacing w:line="325.71428571428567" w:lineRule="auto"/>
        <w:jc w:val="both"/>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"zod"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"^3.24.1</w:t>
      </w:r>
    </w:p>
    <w:p w:rsidR="00000000" w:rsidDel="00000000" w:rsidP="00000000" w:rsidRDefault="00000000" w:rsidRPr="00000000" w14:paraId="000007A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"devDependencies"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"eslint"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"eslint-config-next"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"^15.1.0"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"postcss"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"^8.5.1"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D">
      <w:pPr>
        <w:shd w:fill="1e1e1e" w:val="clear"/>
        <w:spacing w:line="325.71428571428567" w:lineRule="auto"/>
        <w:jc w:val="both"/>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"tailwindcss"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"^3.4.17"</w:t>
      </w:r>
    </w:p>
    <w:p w:rsidR="00000000" w:rsidDel="00000000" w:rsidP="00000000" w:rsidRDefault="00000000" w:rsidRPr="00000000" w14:paraId="000007A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B1">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B2">
      <w:pPr>
        <w:spacing w:line="276" w:lineRule="auto"/>
        <w:jc w:val="both"/>
        <w:rPr>
          <w:b w:val="1"/>
          <w:sz w:val="26"/>
          <w:szCs w:val="26"/>
        </w:rPr>
      </w:pPr>
      <w:r w:rsidDel="00000000" w:rsidR="00000000" w:rsidRPr="00000000">
        <w:rPr>
          <w:b w:val="1"/>
          <w:sz w:val="26"/>
          <w:szCs w:val="26"/>
          <w:rtl w:val="0"/>
        </w:rPr>
        <w:t xml:space="preserve"> Database:</w:t>
      </w:r>
    </w:p>
    <w:p w:rsidR="00000000" w:rsidDel="00000000" w:rsidP="00000000" w:rsidRDefault="00000000" w:rsidRPr="00000000" w14:paraId="000007B3">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B4">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B5">
      <w:pPr>
        <w:spacing w:line="276" w:lineRule="auto"/>
        <w:jc w:val="both"/>
        <w:rPr>
          <w:b w:val="1"/>
          <w:sz w:val="26"/>
          <w:szCs w:val="26"/>
        </w:rPr>
      </w:pPr>
      <w:r w:rsidDel="00000000" w:rsidR="00000000" w:rsidRPr="00000000">
        <w:rPr>
          <w:b w:val="1"/>
          <w:sz w:val="26"/>
          <w:szCs w:val="26"/>
        </w:rPr>
        <w:drawing>
          <wp:inline distB="114300" distT="114300" distL="114300" distR="114300">
            <wp:extent cx="5943600" cy="3759200"/>
            <wp:effectExtent b="0" l="0" r="0" t="0"/>
            <wp:docPr id="31"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7B6">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B7">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B8">
      <w:pPr>
        <w:spacing w:line="276" w:lineRule="auto"/>
        <w:jc w:val="both"/>
        <w:rPr>
          <w:color w:val="4a86e8"/>
          <w:sz w:val="30"/>
          <w:szCs w:val="30"/>
        </w:rPr>
      </w:pPr>
      <w:r w:rsidDel="00000000" w:rsidR="00000000" w:rsidRPr="00000000">
        <w:rPr>
          <w:color w:val="4a86e8"/>
          <w:sz w:val="30"/>
          <w:szCs w:val="30"/>
          <w:rtl w:val="0"/>
        </w:rPr>
        <w:t xml:space="preserve">User Manual:</w:t>
      </w:r>
    </w:p>
    <w:p w:rsidR="00000000" w:rsidDel="00000000" w:rsidP="00000000" w:rsidRDefault="00000000" w:rsidRPr="00000000" w14:paraId="000007B9">
      <w:pPr>
        <w:spacing w:line="276" w:lineRule="auto"/>
        <w:jc w:val="both"/>
        <w:rPr>
          <w:sz w:val="26"/>
          <w:szCs w:val="26"/>
        </w:rPr>
      </w:pPr>
      <w:r w:rsidDel="00000000" w:rsidR="00000000" w:rsidRPr="00000000">
        <w:rPr>
          <w:sz w:val="26"/>
          <w:szCs w:val="26"/>
          <w:rtl w:val="0"/>
        </w:rPr>
        <w:t xml:space="preserve">The following descriptions and figures will serve as a comprehensive guide for all users, providing clear instructions on how to effectively use our system. It covers both initial setup and troubleshooting, ensuring a smooth user experience.</w:t>
      </w:r>
    </w:p>
    <w:p w:rsidR="00000000" w:rsidDel="00000000" w:rsidP="00000000" w:rsidRDefault="00000000" w:rsidRPr="00000000" w14:paraId="000007BA">
      <w:pPr>
        <w:spacing w:line="276" w:lineRule="auto"/>
        <w:jc w:val="both"/>
        <w:rPr>
          <w:sz w:val="26"/>
          <w:szCs w:val="26"/>
        </w:rPr>
      </w:pPr>
      <w:r w:rsidDel="00000000" w:rsidR="00000000" w:rsidRPr="00000000">
        <w:rPr>
          <w:rtl w:val="0"/>
        </w:rPr>
      </w:r>
    </w:p>
    <w:p w:rsidR="00000000" w:rsidDel="00000000" w:rsidP="00000000" w:rsidRDefault="00000000" w:rsidRPr="00000000" w14:paraId="000007BB">
      <w:pPr>
        <w:spacing w:line="276" w:lineRule="auto"/>
        <w:jc w:val="both"/>
        <w:rPr>
          <w:b w:val="1"/>
          <w:sz w:val="26"/>
          <w:szCs w:val="26"/>
        </w:rPr>
      </w:pPr>
      <w:r w:rsidDel="00000000" w:rsidR="00000000" w:rsidRPr="00000000">
        <w:rPr>
          <w:b w:val="1"/>
          <w:sz w:val="26"/>
          <w:szCs w:val="26"/>
          <w:rtl w:val="0"/>
        </w:rPr>
        <w:t xml:space="preserve">Welcome Page:</w:t>
      </w:r>
    </w:p>
    <w:p w:rsidR="00000000" w:rsidDel="00000000" w:rsidP="00000000" w:rsidRDefault="00000000" w:rsidRPr="00000000" w14:paraId="000007BC">
      <w:pPr>
        <w:spacing w:line="276" w:lineRule="auto"/>
        <w:jc w:val="both"/>
        <w:rPr>
          <w:sz w:val="26"/>
          <w:szCs w:val="26"/>
        </w:rPr>
      </w:pPr>
      <w:r w:rsidDel="00000000" w:rsidR="00000000" w:rsidRPr="00000000">
        <w:rPr>
          <w:sz w:val="26"/>
          <w:szCs w:val="26"/>
          <w:rtl w:val="0"/>
        </w:rPr>
        <w:t xml:space="preserve">Choose the login button to login or register to register within the system. Users can see the different description workings of the different modules in the welcome page.</w:t>
      </w:r>
    </w:p>
    <w:p w:rsidR="00000000" w:rsidDel="00000000" w:rsidP="00000000" w:rsidRDefault="00000000" w:rsidRPr="00000000" w14:paraId="000007BD">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BE">
      <w:pPr>
        <w:spacing w:line="276" w:lineRule="auto"/>
        <w:jc w:val="both"/>
        <w:rPr>
          <w:b w:val="1"/>
          <w:sz w:val="26"/>
          <w:szCs w:val="26"/>
        </w:rPr>
      </w:pPr>
      <w:r w:rsidDel="00000000" w:rsidR="00000000" w:rsidRPr="00000000">
        <w:rPr>
          <w:b w:val="1"/>
          <w:sz w:val="26"/>
          <w:szCs w:val="26"/>
          <w:rtl w:val="0"/>
        </w:rPr>
        <w:t xml:space="preserve">Registration,Login Account Recovery page: </w:t>
      </w:r>
    </w:p>
    <w:p w:rsidR="00000000" w:rsidDel="00000000" w:rsidP="00000000" w:rsidRDefault="00000000" w:rsidRPr="00000000" w14:paraId="000007BF">
      <w:pPr>
        <w:spacing w:line="276" w:lineRule="auto"/>
        <w:jc w:val="both"/>
        <w:rPr>
          <w:sz w:val="26"/>
          <w:szCs w:val="26"/>
        </w:rPr>
      </w:pPr>
      <w:r w:rsidDel="00000000" w:rsidR="00000000" w:rsidRPr="00000000">
        <w:rPr>
          <w:sz w:val="26"/>
          <w:szCs w:val="26"/>
          <w:rtl w:val="0"/>
        </w:rPr>
        <w:t xml:space="preserve">In the registration page by providing a unique username,valid email address,strong password and optional other information the user can ask for the verification code which will be sent to email. By attaching the verification code with other user details the user can complete the registration process. For login the user can enter the username and password. If the password or username is forgotten, the user can go to the recovery account page where by entering the recovery email the user will get the verification code and list of usernames associated with the user email in the system. Then users can choose any of the accounts and then option resetting the password.And after registration,login or recovery user will be redirected to the home page.</w:t>
      </w:r>
    </w:p>
    <w:p w:rsidR="00000000" w:rsidDel="00000000" w:rsidP="00000000" w:rsidRDefault="00000000" w:rsidRPr="00000000" w14:paraId="000007C0">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C1">
      <w:pPr>
        <w:spacing w:line="276" w:lineRule="auto"/>
        <w:jc w:val="both"/>
        <w:rPr>
          <w:b w:val="1"/>
          <w:sz w:val="26"/>
          <w:szCs w:val="26"/>
        </w:rPr>
      </w:pPr>
      <w:r w:rsidDel="00000000" w:rsidR="00000000" w:rsidRPr="00000000">
        <w:rPr>
          <w:b w:val="1"/>
          <w:sz w:val="26"/>
          <w:szCs w:val="26"/>
          <w:rtl w:val="0"/>
        </w:rPr>
        <w:t xml:space="preserve">Home Page: </w:t>
      </w:r>
    </w:p>
    <w:p w:rsidR="00000000" w:rsidDel="00000000" w:rsidP="00000000" w:rsidRDefault="00000000" w:rsidRPr="00000000" w14:paraId="000007C2">
      <w:pPr>
        <w:spacing w:line="276" w:lineRule="auto"/>
        <w:jc w:val="both"/>
        <w:rPr>
          <w:sz w:val="26"/>
          <w:szCs w:val="26"/>
        </w:rPr>
      </w:pPr>
      <w:r w:rsidDel="00000000" w:rsidR="00000000" w:rsidRPr="00000000">
        <w:rPr>
          <w:sz w:val="26"/>
          <w:szCs w:val="26"/>
          <w:rtl w:val="0"/>
        </w:rPr>
        <w:t xml:space="preserve">At the home page user will be able to see all task profiles that he has participated in. The user can sort and filter the task based on different categories and can focus on only the tasks he is needed to operate.</w:t>
      </w:r>
    </w:p>
    <w:p w:rsidR="00000000" w:rsidDel="00000000" w:rsidP="00000000" w:rsidRDefault="00000000" w:rsidRPr="00000000" w14:paraId="000007C3">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C4">
      <w:pPr>
        <w:spacing w:line="276" w:lineRule="auto"/>
        <w:jc w:val="both"/>
        <w:rPr>
          <w:b w:val="1"/>
          <w:sz w:val="26"/>
          <w:szCs w:val="26"/>
        </w:rPr>
      </w:pPr>
      <w:r w:rsidDel="00000000" w:rsidR="00000000" w:rsidRPr="00000000">
        <w:rPr>
          <w:b w:val="1"/>
          <w:sz w:val="26"/>
          <w:szCs w:val="26"/>
          <w:rtl w:val="0"/>
        </w:rPr>
        <w:t xml:space="preserve">Task Details Page:</w:t>
      </w:r>
    </w:p>
    <w:p w:rsidR="00000000" w:rsidDel="00000000" w:rsidP="00000000" w:rsidRDefault="00000000" w:rsidRPr="00000000" w14:paraId="000007C5">
      <w:pPr>
        <w:spacing w:line="276" w:lineRule="auto"/>
        <w:jc w:val="both"/>
        <w:rPr>
          <w:sz w:val="26"/>
          <w:szCs w:val="26"/>
        </w:rPr>
      </w:pPr>
      <w:r w:rsidDel="00000000" w:rsidR="00000000" w:rsidRPr="00000000">
        <w:rPr>
          <w:sz w:val="26"/>
          <w:szCs w:val="26"/>
          <w:rtl w:val="0"/>
        </w:rPr>
        <w:t xml:space="preserve">By clicking the details button in the task profile of home page the user will be redirected to the task details page.In the task details page the user can see the task todo status in the todo tab.He can perform comments in the comment section and also can see others comment.  He can take notes in the note section. He can also see the task modification history to trace back a task status to a previous state.</w:t>
      </w:r>
    </w:p>
    <w:p w:rsidR="00000000" w:rsidDel="00000000" w:rsidP="00000000" w:rsidRDefault="00000000" w:rsidRPr="00000000" w14:paraId="000007C6">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C7">
      <w:pPr>
        <w:spacing w:line="276" w:lineRule="auto"/>
        <w:jc w:val="both"/>
        <w:rPr>
          <w:b w:val="1"/>
          <w:sz w:val="26"/>
          <w:szCs w:val="26"/>
        </w:rPr>
      </w:pPr>
      <w:r w:rsidDel="00000000" w:rsidR="00000000" w:rsidRPr="00000000">
        <w:rPr>
          <w:b w:val="1"/>
          <w:sz w:val="26"/>
          <w:szCs w:val="26"/>
          <w:rtl w:val="0"/>
        </w:rPr>
        <w:t xml:space="preserve">My teams Page:</w:t>
      </w:r>
    </w:p>
    <w:p w:rsidR="00000000" w:rsidDel="00000000" w:rsidP="00000000" w:rsidRDefault="00000000" w:rsidRPr="00000000" w14:paraId="000007C8">
      <w:pPr>
        <w:spacing w:line="276" w:lineRule="auto"/>
        <w:jc w:val="both"/>
        <w:rPr>
          <w:sz w:val="26"/>
          <w:szCs w:val="26"/>
        </w:rPr>
      </w:pPr>
      <w:r w:rsidDel="00000000" w:rsidR="00000000" w:rsidRPr="00000000">
        <w:rPr>
          <w:sz w:val="26"/>
          <w:szCs w:val="26"/>
          <w:rtl w:val="0"/>
        </w:rPr>
        <w:t xml:space="preserve">By selecting the my teams option from the left sidebar or from the top navigation menu in the small screen the user will be redirected to the My team page . Where the user will be able to see all the teams that they have participated in.</w:t>
      </w:r>
    </w:p>
    <w:p w:rsidR="00000000" w:rsidDel="00000000" w:rsidP="00000000" w:rsidRDefault="00000000" w:rsidRPr="00000000" w14:paraId="000007C9">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CA">
      <w:pPr>
        <w:spacing w:line="276" w:lineRule="auto"/>
        <w:jc w:val="both"/>
        <w:rPr>
          <w:b w:val="1"/>
          <w:sz w:val="26"/>
          <w:szCs w:val="26"/>
        </w:rPr>
      </w:pPr>
      <w:r w:rsidDel="00000000" w:rsidR="00000000" w:rsidRPr="00000000">
        <w:rPr>
          <w:b w:val="1"/>
          <w:sz w:val="26"/>
          <w:szCs w:val="26"/>
          <w:rtl w:val="0"/>
        </w:rPr>
        <w:t xml:space="preserve">Team Details Page:</w:t>
      </w:r>
    </w:p>
    <w:p w:rsidR="00000000" w:rsidDel="00000000" w:rsidP="00000000" w:rsidRDefault="00000000" w:rsidRPr="00000000" w14:paraId="000007CB">
      <w:pPr>
        <w:spacing w:line="276" w:lineRule="auto"/>
        <w:jc w:val="both"/>
        <w:rPr>
          <w:sz w:val="26"/>
          <w:szCs w:val="26"/>
        </w:rPr>
      </w:pPr>
      <w:r w:rsidDel="00000000" w:rsidR="00000000" w:rsidRPr="00000000">
        <w:rPr>
          <w:sz w:val="26"/>
          <w:szCs w:val="26"/>
          <w:rtl w:val="0"/>
        </w:rPr>
        <w:t xml:space="preserve">In the my teams page if a user clicks on a team then he will be redirected to the team details page where he will be able to see the details of the selected team . In the details page users can see the team chats,tasks,members,and team history. If a user is the team owner then he will be able to see the edit icon at the top right corner and upon clicking on it he will be able to fill up the team updation form and can save it.</w:t>
      </w:r>
    </w:p>
    <w:p w:rsidR="00000000" w:rsidDel="00000000" w:rsidP="00000000" w:rsidRDefault="00000000" w:rsidRPr="00000000" w14:paraId="000007CC">
      <w:pPr>
        <w:spacing w:line="276" w:lineRule="auto"/>
        <w:jc w:val="both"/>
        <w:rPr>
          <w:sz w:val="26"/>
          <w:szCs w:val="26"/>
        </w:rPr>
      </w:pPr>
      <w:r w:rsidDel="00000000" w:rsidR="00000000" w:rsidRPr="00000000">
        <w:rPr>
          <w:rtl w:val="0"/>
        </w:rPr>
      </w:r>
    </w:p>
    <w:p w:rsidR="00000000" w:rsidDel="00000000" w:rsidP="00000000" w:rsidRDefault="00000000" w:rsidRPr="00000000" w14:paraId="000007CD">
      <w:pPr>
        <w:spacing w:line="276" w:lineRule="auto"/>
        <w:jc w:val="both"/>
        <w:rPr>
          <w:b w:val="1"/>
          <w:sz w:val="26"/>
          <w:szCs w:val="26"/>
        </w:rPr>
      </w:pPr>
      <w:r w:rsidDel="00000000" w:rsidR="00000000" w:rsidRPr="00000000">
        <w:rPr>
          <w:b w:val="1"/>
          <w:sz w:val="26"/>
          <w:szCs w:val="26"/>
          <w:rtl w:val="0"/>
        </w:rPr>
        <w:t xml:space="preserve">Session Page:</w:t>
      </w:r>
    </w:p>
    <w:p w:rsidR="00000000" w:rsidDel="00000000" w:rsidP="00000000" w:rsidRDefault="00000000" w:rsidRPr="00000000" w14:paraId="000007CE">
      <w:pPr>
        <w:spacing w:line="276" w:lineRule="auto"/>
        <w:jc w:val="both"/>
        <w:rPr>
          <w:sz w:val="26"/>
          <w:szCs w:val="26"/>
        </w:rPr>
      </w:pPr>
      <w:r w:rsidDel="00000000" w:rsidR="00000000" w:rsidRPr="00000000">
        <w:rPr>
          <w:sz w:val="26"/>
          <w:szCs w:val="26"/>
          <w:rtl w:val="0"/>
        </w:rPr>
        <w:t xml:space="preserve">By clicking on the create session button the user will be redirected to the session page where upon filling session details the user can start a session. But he can also generate the session details by the system which will consider the user's current tasks to generate the session. In the started session pages the use can take session notes as a form of outcome,can change the task list that has been operated at the session ,configure the break duration and intervals and so on.After completing the session the user can enter the end session button which will show a form to change or modify the session details and then finally he can save the session or justly simply not save the session.In the previous session page the user can see the details of the previously completed sessions. The user can navigate to this page by the previous page button.</w:t>
      </w:r>
    </w:p>
    <w:p w:rsidR="00000000" w:rsidDel="00000000" w:rsidP="00000000" w:rsidRDefault="00000000" w:rsidRPr="00000000" w14:paraId="000007CF">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D0">
      <w:pPr>
        <w:spacing w:line="276" w:lineRule="auto"/>
        <w:jc w:val="both"/>
        <w:rPr>
          <w:b w:val="1"/>
          <w:sz w:val="26"/>
          <w:szCs w:val="26"/>
        </w:rPr>
      </w:pPr>
      <w:r w:rsidDel="00000000" w:rsidR="00000000" w:rsidRPr="00000000">
        <w:rPr>
          <w:b w:val="1"/>
          <w:sz w:val="26"/>
          <w:szCs w:val="26"/>
          <w:rtl w:val="0"/>
        </w:rPr>
        <w:t xml:space="preserve">Progress Report Page:</w:t>
      </w:r>
    </w:p>
    <w:p w:rsidR="00000000" w:rsidDel="00000000" w:rsidP="00000000" w:rsidRDefault="00000000" w:rsidRPr="00000000" w14:paraId="000007D1">
      <w:pPr>
        <w:spacing w:line="276" w:lineRule="auto"/>
        <w:jc w:val="both"/>
        <w:rPr>
          <w:sz w:val="26"/>
          <w:szCs w:val="26"/>
        </w:rPr>
      </w:pPr>
      <w:r w:rsidDel="00000000" w:rsidR="00000000" w:rsidRPr="00000000">
        <w:rPr>
          <w:sz w:val="26"/>
          <w:szCs w:val="26"/>
          <w:rtl w:val="0"/>
        </w:rPr>
        <w:t xml:space="preserve">In left side bar by clicking the My progress button the user will be redirected to the progress report page where the user will see the progress of current tasks and its statuses based on different categories and visuals like bar chart , pie chart and so on.</w:t>
      </w:r>
    </w:p>
    <w:p w:rsidR="00000000" w:rsidDel="00000000" w:rsidP="00000000" w:rsidRDefault="00000000" w:rsidRPr="00000000" w14:paraId="000007D2">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D3">
      <w:pPr>
        <w:spacing w:line="276" w:lineRule="auto"/>
        <w:jc w:val="both"/>
        <w:rPr>
          <w:b w:val="1"/>
          <w:sz w:val="26"/>
          <w:szCs w:val="26"/>
        </w:rPr>
      </w:pPr>
      <w:r w:rsidDel="00000000" w:rsidR="00000000" w:rsidRPr="00000000">
        <w:rPr>
          <w:b w:val="1"/>
          <w:sz w:val="26"/>
          <w:szCs w:val="26"/>
          <w:rtl w:val="0"/>
        </w:rPr>
        <w:t xml:space="preserve">Performance Report Page:</w:t>
      </w:r>
    </w:p>
    <w:p w:rsidR="00000000" w:rsidDel="00000000" w:rsidP="00000000" w:rsidRDefault="00000000" w:rsidRPr="00000000" w14:paraId="000007D4">
      <w:pPr>
        <w:spacing w:line="276" w:lineRule="auto"/>
        <w:jc w:val="both"/>
        <w:rPr>
          <w:sz w:val="26"/>
          <w:szCs w:val="26"/>
        </w:rPr>
      </w:pPr>
      <w:r w:rsidDel="00000000" w:rsidR="00000000" w:rsidRPr="00000000">
        <w:rPr>
          <w:sz w:val="26"/>
          <w:szCs w:val="26"/>
          <w:rtl w:val="0"/>
        </w:rPr>
        <w:t xml:space="preserve">Similar to the progress report page but here the user can set the previous number or days considerations to generate the report.</w:t>
      </w:r>
    </w:p>
    <w:p w:rsidR="00000000" w:rsidDel="00000000" w:rsidP="00000000" w:rsidRDefault="00000000" w:rsidRPr="00000000" w14:paraId="000007D5">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D6">
      <w:pPr>
        <w:spacing w:line="276" w:lineRule="auto"/>
        <w:jc w:val="both"/>
        <w:rPr>
          <w:b w:val="1"/>
          <w:sz w:val="26"/>
          <w:szCs w:val="26"/>
        </w:rPr>
      </w:pPr>
      <w:r w:rsidDel="00000000" w:rsidR="00000000" w:rsidRPr="00000000">
        <w:rPr>
          <w:b w:val="1"/>
          <w:sz w:val="26"/>
          <w:szCs w:val="26"/>
          <w:rtl w:val="0"/>
        </w:rPr>
        <w:t xml:space="preserve">Deep Work Analytics:</w:t>
      </w:r>
    </w:p>
    <w:p w:rsidR="00000000" w:rsidDel="00000000" w:rsidP="00000000" w:rsidRDefault="00000000" w:rsidRPr="00000000" w14:paraId="000007D7">
      <w:pPr>
        <w:spacing w:line="276" w:lineRule="auto"/>
        <w:jc w:val="both"/>
        <w:rPr>
          <w:sz w:val="26"/>
          <w:szCs w:val="26"/>
        </w:rPr>
      </w:pPr>
      <w:r w:rsidDel="00000000" w:rsidR="00000000" w:rsidRPr="00000000">
        <w:rPr>
          <w:sz w:val="26"/>
          <w:szCs w:val="26"/>
          <w:rtl w:val="0"/>
        </w:rPr>
        <w:t xml:space="preserve">Similar to performance reports the user can see the deep working analytics based on the session data .</w:t>
      </w:r>
    </w:p>
    <w:p w:rsidR="00000000" w:rsidDel="00000000" w:rsidP="00000000" w:rsidRDefault="00000000" w:rsidRPr="00000000" w14:paraId="000007D8">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D9">
      <w:pPr>
        <w:spacing w:line="276" w:lineRule="auto"/>
        <w:jc w:val="both"/>
        <w:rPr>
          <w:b w:val="1"/>
          <w:sz w:val="26"/>
          <w:szCs w:val="26"/>
        </w:rPr>
      </w:pPr>
      <w:r w:rsidDel="00000000" w:rsidR="00000000" w:rsidRPr="00000000">
        <w:rPr>
          <w:b w:val="1"/>
          <w:sz w:val="26"/>
          <w:szCs w:val="26"/>
          <w:rtl w:val="0"/>
        </w:rPr>
        <w:t xml:space="preserve">Account Dashboard Page:</w:t>
      </w:r>
    </w:p>
    <w:p w:rsidR="00000000" w:rsidDel="00000000" w:rsidP="00000000" w:rsidRDefault="00000000" w:rsidRPr="00000000" w14:paraId="000007DA">
      <w:pPr>
        <w:spacing w:line="276" w:lineRule="auto"/>
        <w:jc w:val="both"/>
        <w:rPr>
          <w:sz w:val="26"/>
          <w:szCs w:val="26"/>
        </w:rPr>
      </w:pPr>
      <w:r w:rsidDel="00000000" w:rsidR="00000000" w:rsidRPr="00000000">
        <w:rPr>
          <w:sz w:val="26"/>
          <w:szCs w:val="26"/>
          <w:rtl w:val="0"/>
        </w:rPr>
        <w:t xml:space="preserve">By clicking on the profile icon at the nave bar the user can go to the profile dashboard where he can see and modify his account details as well as tasks and team details.</w:t>
      </w:r>
    </w:p>
    <w:p w:rsidR="00000000" w:rsidDel="00000000" w:rsidP="00000000" w:rsidRDefault="00000000" w:rsidRPr="00000000" w14:paraId="000007DB">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DC">
      <w:pPr>
        <w:spacing w:line="276" w:lineRule="auto"/>
        <w:jc w:val="both"/>
        <w:rPr>
          <w:b w:val="1"/>
          <w:sz w:val="26"/>
          <w:szCs w:val="26"/>
        </w:rPr>
      </w:pPr>
      <w:r w:rsidDel="00000000" w:rsidR="00000000" w:rsidRPr="00000000">
        <w:rPr>
          <w:b w:val="1"/>
          <w:sz w:val="26"/>
          <w:szCs w:val="26"/>
          <w:rtl w:val="0"/>
        </w:rPr>
        <w:t xml:space="preserve">Notification,message,Feedbacks page:</w:t>
      </w:r>
    </w:p>
    <w:p w:rsidR="00000000" w:rsidDel="00000000" w:rsidP="00000000" w:rsidRDefault="00000000" w:rsidRPr="00000000" w14:paraId="000007DD">
      <w:pPr>
        <w:spacing w:line="276" w:lineRule="auto"/>
        <w:jc w:val="both"/>
        <w:rPr>
          <w:sz w:val="26"/>
          <w:szCs w:val="26"/>
        </w:rPr>
      </w:pPr>
      <w:r w:rsidDel="00000000" w:rsidR="00000000" w:rsidRPr="00000000">
        <w:rPr>
          <w:sz w:val="26"/>
          <w:szCs w:val="26"/>
          <w:rtl w:val="0"/>
        </w:rPr>
        <w:t xml:space="preserve">In these pages the user can filter and search the respective contents.User can navigate to these pages by clicking on the icon on the navigation bar or left side bar for feedback or for small screens on the navigation section.</w:t>
      </w:r>
    </w:p>
    <w:p w:rsidR="00000000" w:rsidDel="00000000" w:rsidP="00000000" w:rsidRDefault="00000000" w:rsidRPr="00000000" w14:paraId="000007DE">
      <w:pPr>
        <w:spacing w:line="276" w:lineRule="auto"/>
        <w:jc w:val="both"/>
        <w:rPr>
          <w:sz w:val="26"/>
          <w:szCs w:val="26"/>
        </w:rPr>
      </w:pPr>
      <w:r w:rsidDel="00000000" w:rsidR="00000000" w:rsidRPr="00000000">
        <w:rPr>
          <w:rtl w:val="0"/>
        </w:rPr>
      </w:r>
    </w:p>
    <w:p w:rsidR="00000000" w:rsidDel="00000000" w:rsidP="00000000" w:rsidRDefault="00000000" w:rsidRPr="00000000" w14:paraId="000007DF">
      <w:pPr>
        <w:spacing w:line="276" w:lineRule="auto"/>
        <w:jc w:val="both"/>
        <w:rPr>
          <w:color w:val="4a86e8"/>
          <w:sz w:val="30"/>
          <w:szCs w:val="30"/>
        </w:rPr>
      </w:pPr>
      <w:r w:rsidDel="00000000" w:rsidR="00000000" w:rsidRPr="00000000">
        <w:rPr>
          <w:color w:val="4a86e8"/>
          <w:sz w:val="30"/>
          <w:szCs w:val="30"/>
          <w:rtl w:val="0"/>
        </w:rPr>
        <w:t xml:space="preserve">Challenges Faced:</w:t>
      </w:r>
    </w:p>
    <w:p w:rsidR="00000000" w:rsidDel="00000000" w:rsidP="00000000" w:rsidRDefault="00000000" w:rsidRPr="00000000" w14:paraId="000007E0">
      <w:pPr>
        <w:spacing w:line="276" w:lineRule="auto"/>
        <w:jc w:val="both"/>
        <w:rPr>
          <w:color w:val="4a86e8"/>
          <w:sz w:val="26"/>
          <w:szCs w:val="26"/>
        </w:rPr>
      </w:pPr>
      <w:r w:rsidDel="00000000" w:rsidR="00000000" w:rsidRPr="00000000">
        <w:rPr>
          <w:rtl w:val="0"/>
        </w:rPr>
      </w:r>
    </w:p>
    <w:p w:rsidR="00000000" w:rsidDel="00000000" w:rsidP="00000000" w:rsidRDefault="00000000" w:rsidRPr="00000000" w14:paraId="000007E1">
      <w:pPr>
        <w:spacing w:line="276" w:lineRule="auto"/>
        <w:jc w:val="both"/>
        <w:rPr>
          <w:b w:val="1"/>
          <w:sz w:val="26"/>
          <w:szCs w:val="26"/>
        </w:rPr>
      </w:pPr>
      <w:r w:rsidDel="00000000" w:rsidR="00000000" w:rsidRPr="00000000">
        <w:rPr>
          <w:b w:val="1"/>
          <w:sz w:val="26"/>
          <w:szCs w:val="26"/>
          <w:rtl w:val="0"/>
        </w:rPr>
        <w:t xml:space="preserve">Generating The Roadmap:</w:t>
      </w:r>
    </w:p>
    <w:p w:rsidR="00000000" w:rsidDel="00000000" w:rsidP="00000000" w:rsidRDefault="00000000" w:rsidRPr="00000000" w14:paraId="000007E2">
      <w:pPr>
        <w:spacing w:line="276" w:lineRule="auto"/>
        <w:jc w:val="both"/>
        <w:rPr>
          <w:sz w:val="26"/>
          <w:szCs w:val="26"/>
        </w:rPr>
      </w:pPr>
      <w:r w:rsidDel="00000000" w:rsidR="00000000" w:rsidRPr="00000000">
        <w:rPr>
          <w:sz w:val="26"/>
          <w:szCs w:val="26"/>
          <w:rtl w:val="0"/>
        </w:rPr>
        <w:t xml:space="preserve">Creating the roadmap from the goal of the user was a challenging task. Like we had to maintain a template as a prompt which then is filled with the user input then this prompt passes to an ai model,getting the result in the actual json format Parsing the response and and send only the valid and expected json format was a difficult aspect of the project.</w:t>
      </w:r>
    </w:p>
    <w:p w:rsidR="00000000" w:rsidDel="00000000" w:rsidP="00000000" w:rsidRDefault="00000000" w:rsidRPr="00000000" w14:paraId="000007E3">
      <w:pPr>
        <w:spacing w:line="276" w:lineRule="auto"/>
        <w:jc w:val="both"/>
        <w:rPr>
          <w:sz w:val="26"/>
          <w:szCs w:val="26"/>
        </w:rPr>
      </w:pPr>
      <w:r w:rsidDel="00000000" w:rsidR="00000000" w:rsidRPr="00000000">
        <w:rPr>
          <w:rtl w:val="0"/>
        </w:rPr>
      </w:r>
    </w:p>
    <w:p w:rsidR="00000000" w:rsidDel="00000000" w:rsidP="00000000" w:rsidRDefault="00000000" w:rsidRPr="00000000" w14:paraId="000007E4">
      <w:pPr>
        <w:spacing w:line="276" w:lineRule="auto"/>
        <w:jc w:val="both"/>
        <w:rPr>
          <w:b w:val="1"/>
          <w:sz w:val="26"/>
          <w:szCs w:val="26"/>
        </w:rPr>
      </w:pPr>
      <w:r w:rsidDel="00000000" w:rsidR="00000000" w:rsidRPr="00000000">
        <w:rPr>
          <w:b w:val="1"/>
          <w:sz w:val="26"/>
          <w:szCs w:val="26"/>
          <w:rtl w:val="0"/>
        </w:rPr>
        <w:t xml:space="preserve">Session States Saving and reloading: </w:t>
      </w:r>
    </w:p>
    <w:p w:rsidR="00000000" w:rsidDel="00000000" w:rsidP="00000000" w:rsidRDefault="00000000" w:rsidRPr="00000000" w14:paraId="000007E5">
      <w:pPr>
        <w:spacing w:line="276" w:lineRule="auto"/>
        <w:jc w:val="both"/>
        <w:rPr>
          <w:sz w:val="26"/>
          <w:szCs w:val="26"/>
        </w:rPr>
      </w:pPr>
      <w:r w:rsidDel="00000000" w:rsidR="00000000" w:rsidRPr="00000000">
        <w:rPr>
          <w:sz w:val="26"/>
          <w:szCs w:val="26"/>
          <w:rtl w:val="0"/>
        </w:rPr>
        <w:t xml:space="preserve">If a user closes a tab of a current session the user will be able to come back to that session's current state and don't have to create the session again. This is done by saving a copy of the session state and regaining it upon redirecting to the session route for a user. Keeping these things checked and performed was  a tedious task to perform.</w:t>
      </w:r>
    </w:p>
    <w:p w:rsidR="00000000" w:rsidDel="00000000" w:rsidP="00000000" w:rsidRDefault="00000000" w:rsidRPr="00000000" w14:paraId="000007E6">
      <w:pPr>
        <w:spacing w:line="276" w:lineRule="auto"/>
        <w:jc w:val="both"/>
        <w:rPr>
          <w:sz w:val="26"/>
          <w:szCs w:val="26"/>
        </w:rPr>
      </w:pPr>
      <w:r w:rsidDel="00000000" w:rsidR="00000000" w:rsidRPr="00000000">
        <w:rPr>
          <w:rtl w:val="0"/>
        </w:rPr>
      </w:r>
    </w:p>
    <w:p w:rsidR="00000000" w:rsidDel="00000000" w:rsidP="00000000" w:rsidRDefault="00000000" w:rsidRPr="00000000" w14:paraId="000007E7">
      <w:pPr>
        <w:spacing w:line="276" w:lineRule="auto"/>
        <w:jc w:val="both"/>
        <w:rPr>
          <w:b w:val="1"/>
          <w:sz w:val="26"/>
          <w:szCs w:val="26"/>
        </w:rPr>
      </w:pPr>
      <w:r w:rsidDel="00000000" w:rsidR="00000000" w:rsidRPr="00000000">
        <w:rPr>
          <w:b w:val="1"/>
          <w:sz w:val="26"/>
          <w:szCs w:val="26"/>
          <w:rtl w:val="0"/>
        </w:rPr>
        <w:t xml:space="preserve">Team and Task Collaboration:</w:t>
      </w:r>
    </w:p>
    <w:p w:rsidR="00000000" w:rsidDel="00000000" w:rsidP="00000000" w:rsidRDefault="00000000" w:rsidRPr="00000000" w14:paraId="000007E8">
      <w:pPr>
        <w:spacing w:line="276" w:lineRule="auto"/>
        <w:jc w:val="both"/>
        <w:rPr>
          <w:b w:val="1"/>
          <w:sz w:val="26"/>
          <w:szCs w:val="26"/>
        </w:rPr>
      </w:pPr>
      <w:r w:rsidDel="00000000" w:rsidR="00000000" w:rsidRPr="00000000">
        <w:rPr>
          <w:sz w:val="26"/>
          <w:szCs w:val="26"/>
          <w:rtl w:val="0"/>
        </w:rPr>
        <w:t xml:space="preserve">Sending the request to invite the user to the task or team and handling its response properly was a complex task to do given that invited member list and involvement of multiple notification handling.</w:t>
      </w:r>
      <w:r w:rsidDel="00000000" w:rsidR="00000000" w:rsidRPr="00000000">
        <w:rPr>
          <w:rtl w:val="0"/>
        </w:rPr>
      </w:r>
    </w:p>
    <w:p w:rsidR="00000000" w:rsidDel="00000000" w:rsidP="00000000" w:rsidRDefault="00000000" w:rsidRPr="00000000" w14:paraId="000007E9">
      <w:pPr>
        <w:spacing w:line="276" w:lineRule="auto"/>
        <w:jc w:val="both"/>
        <w:rPr>
          <w:b w:val="1"/>
          <w:sz w:val="26"/>
          <w:szCs w:val="26"/>
        </w:rPr>
      </w:pPr>
      <w:r w:rsidDel="00000000" w:rsidR="00000000" w:rsidRPr="00000000">
        <w:rPr>
          <w:b w:val="1"/>
          <w:sz w:val="26"/>
          <w:szCs w:val="26"/>
          <w:rtl w:val="0"/>
        </w:rPr>
        <w:t xml:space="preserve">Task access management:</w:t>
      </w:r>
    </w:p>
    <w:p w:rsidR="00000000" w:rsidDel="00000000" w:rsidP="00000000" w:rsidRDefault="00000000" w:rsidRPr="00000000" w14:paraId="000007EA">
      <w:pPr>
        <w:spacing w:line="276" w:lineRule="auto"/>
        <w:jc w:val="both"/>
        <w:rPr>
          <w:sz w:val="26"/>
          <w:szCs w:val="26"/>
        </w:rPr>
      </w:pPr>
      <w:r w:rsidDel="00000000" w:rsidR="00000000" w:rsidRPr="00000000">
        <w:rPr>
          <w:sz w:val="26"/>
          <w:szCs w:val="26"/>
          <w:rtl w:val="0"/>
        </w:rPr>
        <w:t xml:space="preserve">All members of a team have access to the all team task. So giving access to the task of a newly joined team member or removing access to a left team member or removed team task was a sensitive and error prone part of our project which we performed with extra consideration as unauthorized user can get access to the task if not handled properly.</w:t>
      </w:r>
    </w:p>
    <w:p w:rsidR="00000000" w:rsidDel="00000000" w:rsidP="00000000" w:rsidRDefault="00000000" w:rsidRPr="00000000" w14:paraId="000007EB">
      <w:pPr>
        <w:spacing w:line="276" w:lineRule="auto"/>
        <w:jc w:val="both"/>
        <w:rPr>
          <w:b w:val="1"/>
          <w:color w:val="4a86e8"/>
          <w:sz w:val="26"/>
          <w:szCs w:val="26"/>
        </w:rPr>
      </w:pPr>
      <w:r w:rsidDel="00000000" w:rsidR="00000000" w:rsidRPr="00000000">
        <w:rPr>
          <w:rtl w:val="0"/>
        </w:rPr>
      </w:r>
    </w:p>
    <w:p w:rsidR="00000000" w:rsidDel="00000000" w:rsidP="00000000" w:rsidRDefault="00000000" w:rsidRPr="00000000" w14:paraId="000007EC">
      <w:pPr>
        <w:spacing w:line="276" w:lineRule="auto"/>
        <w:jc w:val="both"/>
        <w:rPr>
          <w:color w:val="4a86e8"/>
          <w:sz w:val="30"/>
          <w:szCs w:val="30"/>
        </w:rPr>
      </w:pPr>
      <w:r w:rsidDel="00000000" w:rsidR="00000000" w:rsidRPr="00000000">
        <w:rPr>
          <w:color w:val="4a86e8"/>
          <w:sz w:val="30"/>
          <w:szCs w:val="30"/>
          <w:rtl w:val="0"/>
        </w:rPr>
        <w:t xml:space="preserve">Future Scope And Conclusion:</w:t>
      </w:r>
    </w:p>
    <w:p w:rsidR="00000000" w:rsidDel="00000000" w:rsidP="00000000" w:rsidRDefault="00000000" w:rsidRPr="00000000" w14:paraId="000007ED">
      <w:pPr>
        <w:spacing w:line="276" w:lineRule="auto"/>
        <w:jc w:val="both"/>
        <w:rPr>
          <w:sz w:val="26"/>
          <w:szCs w:val="26"/>
        </w:rPr>
      </w:pPr>
      <w:r w:rsidDel="00000000" w:rsidR="00000000" w:rsidRPr="00000000">
        <w:rPr>
          <w:sz w:val="26"/>
          <w:szCs w:val="26"/>
          <w:rtl w:val="0"/>
        </w:rPr>
        <w:t xml:space="preserve">In the given time span of the project until that part was done. But there can be room for improvement or adding some new features to the existing system to different modules. LIke in the session part, users can perform sessions collaboratively at a time instead of one. In the team apart from owner admin can also be added with special roles. Instead of tasks adding to the team a full roadmap could be added at a time.</w:t>
      </w:r>
    </w:p>
    <w:p w:rsidR="00000000" w:rsidDel="00000000" w:rsidP="00000000" w:rsidRDefault="00000000" w:rsidRPr="00000000" w14:paraId="000007EE">
      <w:pPr>
        <w:spacing w:line="276" w:lineRule="auto"/>
        <w:jc w:val="both"/>
        <w:rPr>
          <w:sz w:val="26"/>
          <w:szCs w:val="26"/>
        </w:rPr>
      </w:pPr>
      <w:r w:rsidDel="00000000" w:rsidR="00000000" w:rsidRPr="00000000">
        <w:rPr>
          <w:sz w:val="26"/>
          <w:szCs w:val="26"/>
          <w:rtl w:val="0"/>
        </w:rPr>
        <w:t xml:space="preserve">In Conclusion the project is a useful task management tool for anyone who wants to handle daily activities in the form of some tasks and can increase their productivity by taking help of different other modules like team,session,analytics,communication to efficiently perform their task and become productive.</w:t>
      </w:r>
    </w:p>
    <w:p w:rsidR="00000000" w:rsidDel="00000000" w:rsidP="00000000" w:rsidRDefault="00000000" w:rsidRPr="00000000" w14:paraId="000007EF">
      <w:pPr>
        <w:spacing w:line="276" w:lineRule="auto"/>
        <w:jc w:val="both"/>
        <w:rPr>
          <w:sz w:val="26"/>
          <w:szCs w:val="26"/>
        </w:rPr>
      </w:pPr>
      <w:r w:rsidDel="00000000" w:rsidR="00000000" w:rsidRPr="00000000">
        <w:rPr>
          <w:rtl w:val="0"/>
        </w:rPr>
      </w:r>
    </w:p>
    <w:p w:rsidR="00000000" w:rsidDel="00000000" w:rsidP="00000000" w:rsidRDefault="00000000" w:rsidRPr="00000000" w14:paraId="000007F0">
      <w:pPr>
        <w:spacing w:line="276" w:lineRule="auto"/>
        <w:jc w:val="both"/>
        <w:rPr>
          <w:color w:val="4a86e8"/>
          <w:sz w:val="32"/>
          <w:szCs w:val="32"/>
        </w:rPr>
      </w:pPr>
      <w:r w:rsidDel="00000000" w:rsidR="00000000" w:rsidRPr="00000000">
        <w:rPr>
          <w:color w:val="4a86e8"/>
          <w:sz w:val="32"/>
          <w:szCs w:val="32"/>
          <w:rtl w:val="0"/>
        </w:rPr>
        <w:t xml:space="preserve">Reference:</w:t>
      </w:r>
    </w:p>
    <w:p w:rsidR="00000000" w:rsidDel="00000000" w:rsidP="00000000" w:rsidRDefault="00000000" w:rsidRPr="00000000" w14:paraId="000007F1">
      <w:pPr>
        <w:spacing w:line="276" w:lineRule="auto"/>
        <w:jc w:val="both"/>
        <w:rPr>
          <w:sz w:val="28"/>
          <w:szCs w:val="28"/>
        </w:rPr>
      </w:pPr>
      <w:r w:rsidDel="00000000" w:rsidR="00000000" w:rsidRPr="00000000">
        <w:rPr>
          <w:rtl w:val="0"/>
        </w:rPr>
      </w:r>
    </w:p>
    <w:p w:rsidR="00000000" w:rsidDel="00000000" w:rsidP="00000000" w:rsidRDefault="00000000" w:rsidRPr="00000000" w14:paraId="000007F2">
      <w:pPr>
        <w:spacing w:line="276" w:lineRule="auto"/>
        <w:jc w:val="both"/>
        <w:rPr>
          <w:sz w:val="26"/>
          <w:szCs w:val="26"/>
        </w:rPr>
      </w:pPr>
      <w:r w:rsidDel="00000000" w:rsidR="00000000" w:rsidRPr="00000000">
        <w:rPr>
          <w:sz w:val="26"/>
          <w:szCs w:val="26"/>
          <w:rtl w:val="0"/>
        </w:rPr>
        <w:t xml:space="preserve">Project Accessing URL: </w:t>
      </w:r>
    </w:p>
    <w:p w:rsidR="00000000" w:rsidDel="00000000" w:rsidP="00000000" w:rsidRDefault="00000000" w:rsidRPr="00000000" w14:paraId="000007F3">
      <w:pPr>
        <w:spacing w:line="276" w:lineRule="auto"/>
        <w:ind w:left="0" w:firstLine="0"/>
        <w:jc w:val="both"/>
        <w:rPr>
          <w:sz w:val="26"/>
          <w:szCs w:val="26"/>
        </w:rPr>
      </w:pPr>
      <w:r w:rsidDel="00000000" w:rsidR="00000000" w:rsidRPr="00000000">
        <w:rPr>
          <w:sz w:val="26"/>
          <w:szCs w:val="26"/>
          <w:rtl w:val="0"/>
        </w:rPr>
        <w:t xml:space="preserve">https://spl-2-hmazf5wia-badhon1401s-projects.vercel.app</w:t>
      </w:r>
    </w:p>
    <w:p w:rsidR="00000000" w:rsidDel="00000000" w:rsidP="00000000" w:rsidRDefault="00000000" w:rsidRPr="00000000" w14:paraId="000007F4">
      <w:pPr>
        <w:spacing w:line="276" w:lineRule="auto"/>
        <w:jc w:val="both"/>
        <w:rPr>
          <w:sz w:val="26"/>
          <w:szCs w:val="26"/>
        </w:rPr>
      </w:pPr>
      <w:r w:rsidDel="00000000" w:rsidR="00000000" w:rsidRPr="00000000">
        <w:rPr>
          <w:sz w:val="26"/>
          <w:szCs w:val="26"/>
          <w:rtl w:val="0"/>
        </w:rPr>
        <w:t xml:space="preserve">Project Source Code URL: </w:t>
      </w:r>
      <w:hyperlink r:id="rId51">
        <w:r w:rsidDel="00000000" w:rsidR="00000000" w:rsidRPr="00000000">
          <w:rPr>
            <w:color w:val="1155cc"/>
            <w:sz w:val="26"/>
            <w:szCs w:val="26"/>
            <w:u w:val="single"/>
            <w:rtl w:val="0"/>
          </w:rPr>
          <w:t xml:space="preserve">https://github.com/Badhon1401/SPL-2</w:t>
        </w:r>
      </w:hyperlink>
      <w:r w:rsidDel="00000000" w:rsidR="00000000" w:rsidRPr="00000000">
        <w:rPr>
          <w:rtl w:val="0"/>
        </w:rPr>
      </w:r>
    </w:p>
    <w:p w:rsidR="00000000" w:rsidDel="00000000" w:rsidP="00000000" w:rsidRDefault="00000000" w:rsidRPr="00000000" w14:paraId="000007F5">
      <w:pPr>
        <w:spacing w:line="276" w:lineRule="auto"/>
        <w:jc w:val="both"/>
        <w:rPr>
          <w:sz w:val="26"/>
          <w:szCs w:val="26"/>
        </w:rPr>
      </w:pPr>
      <w:r w:rsidDel="00000000" w:rsidR="00000000" w:rsidRPr="00000000">
        <w:rPr>
          <w:sz w:val="26"/>
          <w:szCs w:val="26"/>
          <w:rtl w:val="0"/>
        </w:rPr>
        <w:t xml:space="preserve">Next.Js Docs URL: https://nextjs.org/docs</w:t>
      </w:r>
    </w:p>
    <w:p w:rsidR="00000000" w:rsidDel="00000000" w:rsidP="00000000" w:rsidRDefault="00000000" w:rsidRPr="00000000" w14:paraId="000007F6">
      <w:pPr>
        <w:spacing w:line="276" w:lineRule="auto"/>
        <w:jc w:val="both"/>
        <w:rPr>
          <w:sz w:val="26"/>
          <w:szCs w:val="26"/>
        </w:rPr>
      </w:pPr>
      <w:r w:rsidDel="00000000" w:rsidR="00000000" w:rsidRPr="00000000">
        <w:rPr>
          <w:sz w:val="26"/>
          <w:szCs w:val="26"/>
          <w:rtl w:val="0"/>
        </w:rPr>
        <w:t xml:space="preserve">Spring Boot Docs URL: </w:t>
      </w:r>
      <w:hyperlink r:id="rId52">
        <w:r w:rsidDel="00000000" w:rsidR="00000000" w:rsidRPr="00000000">
          <w:rPr>
            <w:color w:val="1155cc"/>
            <w:sz w:val="26"/>
            <w:szCs w:val="26"/>
            <w:u w:val="single"/>
            <w:rtl w:val="0"/>
          </w:rPr>
          <w:t xml:space="preserve">https://docs.spring.io/spring-boot/index.html</w:t>
        </w:r>
      </w:hyperlink>
      <w:r w:rsidDel="00000000" w:rsidR="00000000" w:rsidRPr="00000000">
        <w:rPr>
          <w:rtl w:val="0"/>
        </w:rPr>
      </w:r>
    </w:p>
    <w:p w:rsidR="00000000" w:rsidDel="00000000" w:rsidP="00000000" w:rsidRDefault="00000000" w:rsidRPr="00000000" w14:paraId="000007F7">
      <w:pPr>
        <w:spacing w:line="276" w:lineRule="auto"/>
        <w:jc w:val="both"/>
        <w:rPr>
          <w:sz w:val="26"/>
          <w:szCs w:val="26"/>
        </w:rPr>
      </w:pPr>
      <w:r w:rsidDel="00000000" w:rsidR="00000000" w:rsidRPr="00000000">
        <w:rPr>
          <w:sz w:val="26"/>
          <w:szCs w:val="26"/>
          <w:rtl w:val="0"/>
        </w:rPr>
        <w:t xml:space="preserve">Atlas URL: </w:t>
      </w:r>
      <w:r w:rsidDel="00000000" w:rsidR="00000000" w:rsidRPr="00000000">
        <w:rPr>
          <w:rtl w:val="0"/>
        </w:rPr>
      </w:r>
    </w:p>
    <w:p w:rsidR="00000000" w:rsidDel="00000000" w:rsidP="00000000" w:rsidRDefault="00000000" w:rsidRPr="00000000" w14:paraId="000007F8">
      <w:pPr>
        <w:spacing w:line="276" w:lineRule="auto"/>
        <w:jc w:val="both"/>
        <w:rPr>
          <w:sz w:val="26"/>
          <w:szCs w:val="26"/>
        </w:rPr>
      </w:pPr>
      <w:hyperlink r:id="rId53">
        <w:r w:rsidDel="00000000" w:rsidR="00000000" w:rsidRPr="00000000">
          <w:rPr>
            <w:color w:val="1155cc"/>
            <w:sz w:val="26"/>
            <w:szCs w:val="26"/>
            <w:u w:val="single"/>
            <w:rtl w:val="0"/>
          </w:rPr>
          <w:t xml:space="preserve">https://www.mongodb.com/products/platform/atlas-database</w:t>
        </w:r>
      </w:hyperlink>
      <w:r w:rsidDel="00000000" w:rsidR="00000000" w:rsidRPr="00000000">
        <w:rPr>
          <w:rtl w:val="0"/>
        </w:rPr>
      </w:r>
    </w:p>
    <w:p w:rsidR="00000000" w:rsidDel="00000000" w:rsidP="00000000" w:rsidRDefault="00000000" w:rsidRPr="00000000" w14:paraId="000007F9">
      <w:pPr>
        <w:spacing w:line="276" w:lineRule="auto"/>
        <w:jc w:val="both"/>
        <w:rPr>
          <w:sz w:val="26"/>
          <w:szCs w:val="26"/>
        </w:rPr>
      </w:pPr>
      <w:r w:rsidDel="00000000" w:rsidR="00000000" w:rsidRPr="00000000">
        <w:rPr>
          <w:sz w:val="26"/>
          <w:szCs w:val="26"/>
          <w:rtl w:val="0"/>
        </w:rPr>
        <w:t xml:space="preserve">Vercel site URL: https://vercel.com/</w:t>
      </w:r>
    </w:p>
    <w:p w:rsidR="00000000" w:rsidDel="00000000" w:rsidP="00000000" w:rsidRDefault="00000000" w:rsidRPr="00000000" w14:paraId="000007FA">
      <w:pPr>
        <w:spacing w:line="276" w:lineRule="auto"/>
        <w:jc w:val="both"/>
        <w:rPr>
          <w:sz w:val="26"/>
          <w:szCs w:val="26"/>
        </w:rPr>
      </w:pPr>
      <w:r w:rsidDel="00000000" w:rsidR="00000000" w:rsidRPr="00000000">
        <w:rPr>
          <w:sz w:val="26"/>
          <w:szCs w:val="26"/>
          <w:rtl w:val="0"/>
        </w:rPr>
        <w:t xml:space="preserve">RailWay site  URL: https://railway.com/</w:t>
      </w:r>
    </w:p>
    <w:p w:rsidR="00000000" w:rsidDel="00000000" w:rsidP="00000000" w:rsidRDefault="00000000" w:rsidRPr="00000000" w14:paraId="000007FB">
      <w:pPr>
        <w:spacing w:line="276" w:lineRule="auto"/>
        <w:jc w:val="both"/>
        <w:rPr>
          <w:sz w:val="26"/>
          <w:szCs w:val="26"/>
        </w:rPr>
      </w:pPr>
      <w:r w:rsidDel="00000000" w:rsidR="00000000" w:rsidRPr="00000000">
        <w:rPr>
          <w:sz w:val="26"/>
          <w:szCs w:val="26"/>
          <w:rtl w:val="0"/>
        </w:rPr>
        <w:t xml:space="preserve">Mistral AI site URL: </w:t>
      </w:r>
      <w:hyperlink r:id="rId54">
        <w:r w:rsidDel="00000000" w:rsidR="00000000" w:rsidRPr="00000000">
          <w:rPr>
            <w:color w:val="1155cc"/>
            <w:sz w:val="26"/>
            <w:szCs w:val="26"/>
            <w:u w:val="single"/>
            <w:rtl w:val="0"/>
          </w:rPr>
          <w:t xml:space="preserve">https://mistral.ai/</w:t>
        </w:r>
      </w:hyperlink>
      <w:r w:rsidDel="00000000" w:rsidR="00000000" w:rsidRPr="00000000">
        <w:rPr>
          <w:rtl w:val="0"/>
        </w:rPr>
      </w:r>
    </w:p>
    <w:p w:rsidR="00000000" w:rsidDel="00000000" w:rsidP="00000000" w:rsidRDefault="00000000" w:rsidRPr="00000000" w14:paraId="000007FC">
      <w:pPr>
        <w:spacing w:line="276" w:lineRule="auto"/>
        <w:jc w:val="both"/>
        <w:rPr>
          <w:sz w:val="26"/>
          <w:szCs w:val="26"/>
        </w:rPr>
      </w:pPr>
      <w:r w:rsidDel="00000000" w:rsidR="00000000" w:rsidRPr="00000000">
        <w:rPr>
          <w:sz w:val="26"/>
          <w:szCs w:val="26"/>
          <w:rtl w:val="0"/>
        </w:rPr>
        <w:t xml:space="preserve">Shad CN UI Library Site URL: https://ui.shadcn.com/</w:t>
      </w:r>
    </w:p>
    <w:p w:rsidR="00000000" w:rsidDel="00000000" w:rsidP="00000000" w:rsidRDefault="00000000" w:rsidRPr="00000000" w14:paraId="000007FD">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FE">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7FF">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800">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801">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802">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803">
      <w:pPr>
        <w:spacing w:line="276" w:lineRule="auto"/>
        <w:jc w:val="both"/>
        <w:rPr>
          <w:b w:val="1"/>
          <w:sz w:val="26"/>
          <w:szCs w:val="26"/>
        </w:rPr>
      </w:pPr>
      <w:r w:rsidDel="00000000" w:rsidR="00000000" w:rsidRPr="00000000">
        <w:rPr>
          <w:rtl w:val="0"/>
        </w:rPr>
      </w:r>
    </w:p>
    <w:sectPr>
      <w:headerReference r:id="rId55" w:type="default"/>
      <w:headerReference r:id="rId56" w:type="first"/>
      <w:footerReference r:id="rId57" w:type="default"/>
      <w:footerReference r:id="rId58" w:type="first"/>
      <w:pgSz w:h="15840" w:w="12240" w:orient="portrait"/>
      <w:pgMar w:bottom="1440" w:top="1440" w:left="1440" w:right="1440" w:header="720" w:footer="720"/>
      <w:pgNumType w:start="1"/>
      <w:titlePg w:val="1"/>
      <w:sectPrChange w:author="Md. Nahidur Rahman Nahid" w:id="0" w:date="2025-03-09T04:11:28Z">
        <w:sectPr w:rsidR="000000" w:rsidDel="000000" w:rsidRPr="000000" w:rsidSect="000000">
          <w:pgMar w:bottom="1440" w:top="1440" w:left="1440" w:right="1440" w:header="720" w:footer="720"/>
          <w:pgNumType w:start="1"/>
          <w:pgSz w:h="15840" w:w="12240" w:orient="portrait"/>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0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0B">
    <w:pPr>
      <w:jc w:val="right"/>
      <w:rPr/>
    </w:pPr>
    <w:r w:rsidDel="00000000" w:rsidR="00000000" w:rsidRPr="00000000">
      <w:rPr>
        <w:rtl w:val="0"/>
      </w:rPr>
    </w:r>
  </w:p>
  <w:p w:rsidR="00000000" w:rsidDel="00000000" w:rsidP="00000000" w:rsidRDefault="00000000" w:rsidRPr="00000000" w14:paraId="0000080C">
    <w:pPr>
      <w:jc w:val="right"/>
      <w:rPr/>
    </w:pPr>
    <w:r w:rsidDel="00000000" w:rsidR="00000000" w:rsidRPr="00000000">
      <w:rPr>
        <w:rtl w:val="0"/>
      </w:rPr>
    </w:r>
  </w:p>
  <w:p w:rsidR="00000000" w:rsidDel="00000000" w:rsidP="00000000" w:rsidRDefault="00000000" w:rsidRPr="00000000" w14:paraId="0000080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04">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805">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806">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807">
    <w:pPr>
      <w:rPr>
        <w:ins w:author="Md. Nahidur Rahman Nahid" w:id="1" w:date="2025-03-09T04:11:28Z"/>
        <w:b w:val="1"/>
        <w:sz w:val="26"/>
        <w:szCs w:val="26"/>
      </w:rPr>
    </w:pPr>
    <w:ins w:author="Md. Nahidur Rahman Nahid" w:id="1" w:date="2025-03-09T04:11:28Z">
      <w:r w:rsidDel="00000000" w:rsidR="00000000" w:rsidRPr="00000000">
        <w:rPr>
          <w:rtl w:val="0"/>
        </w:rPr>
      </w:r>
    </w:ins>
  </w:p>
  <w:p w:rsidR="00000000" w:rsidDel="00000000" w:rsidP="00000000" w:rsidRDefault="00000000" w:rsidRPr="00000000" w14:paraId="00000808">
    <w:pPr>
      <w:jc w:val="right"/>
      <w:rPr>
        <w:color w:val="4a86e8"/>
        <w:rPrChange w:author="Md. Nahidur Rahman Nahid" w:id="0" w:date="2025-03-09T04:11:28Z">
          <w:rPr>
            <w:b w:val="1"/>
            <w:sz w:val="26"/>
            <w:szCs w:val="26"/>
          </w:rPr>
        </w:rPrChange>
      </w:rPr>
    </w:pPr>
    <w:r w:rsidDel="00000000" w:rsidR="00000000" w:rsidRPr="00000000">
      <w:rPr>
        <w:rtl w:val="0"/>
      </w:rPr>
    </w:r>
  </w:p>
  <w:p w:rsidR="00000000" w:rsidDel="00000000" w:rsidP="00000000" w:rsidRDefault="00000000" w:rsidRPr="00000000" w14:paraId="00000809">
    <w:pPr>
      <w:jc w:val="center"/>
      <w:rPr>
        <w:color w:val="4a86e8"/>
      </w:rPr>
      <w:pPrChange w:author="Md. Nahidur Rahman Nahid" w:id="0" w:date="2025-03-09T04:11:28Z">
        <w:pPr>
          <w:jc w:val="center"/>
        </w:pPr>
      </w:pPrChange>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0F">
    <w:pPr>
      <w:jc w:val="right"/>
      <w:rPr>
        <w:ins w:author="Md. Nahidur Rahman Nahid" w:id="1" w:date="2025-03-09T04:11:28Z"/>
      </w:rPr>
    </w:pPr>
    <w:ins w:author="Md. Nahidur Rahman Nahid" w:id="1" w:date="2025-03-09T04:11:28Z">
      <w:r w:rsidDel="00000000" w:rsidR="00000000" w:rsidRPr="00000000">
        <w:rPr/>
        <w:fldChar w:fldCharType="begin"/>
        <w:instrText xml:space="preserve">PAGE</w:instrText>
        <w:fldChar w:fldCharType="separate"/>
        <w:fldChar w:fldCharType="end"/>
      </w:r>
      <w:r w:rsidDel="00000000" w:rsidR="00000000" w:rsidRPr="00000000">
        <w:rPr>
          <w:rtl w:val="0"/>
        </w:rPr>
      </w:r>
    </w:ins>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5.png"/><Relationship Id="rId41" Type="http://schemas.openxmlformats.org/officeDocument/2006/relationships/image" Target="media/image32.png"/><Relationship Id="rId44" Type="http://schemas.openxmlformats.org/officeDocument/2006/relationships/image" Target="media/image23.png"/><Relationship Id="rId43" Type="http://schemas.openxmlformats.org/officeDocument/2006/relationships/image" Target="media/image16.png"/><Relationship Id="rId46" Type="http://schemas.openxmlformats.org/officeDocument/2006/relationships/image" Target="media/image25.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uad@iit.du.ac.bd" TargetMode="External"/><Relationship Id="rId48" Type="http://schemas.openxmlformats.org/officeDocument/2006/relationships/image" Target="media/image13.png"/><Relationship Id="rId47" Type="http://schemas.openxmlformats.org/officeDocument/2006/relationships/image" Target="media/image9.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mailto:bsse1401@iit.du.ac.bd" TargetMode="External"/><Relationship Id="rId8" Type="http://schemas.openxmlformats.org/officeDocument/2006/relationships/hyperlink" Target="mailto:bsse1429@iit.du.ac.bd" TargetMode="External"/><Relationship Id="rId31" Type="http://schemas.openxmlformats.org/officeDocument/2006/relationships/image" Target="media/image28.png"/><Relationship Id="rId30" Type="http://schemas.openxmlformats.org/officeDocument/2006/relationships/image" Target="media/image36.png"/><Relationship Id="rId33" Type="http://schemas.openxmlformats.org/officeDocument/2006/relationships/image" Target="media/image24.png"/><Relationship Id="rId32" Type="http://schemas.openxmlformats.org/officeDocument/2006/relationships/image" Target="media/image22.png"/><Relationship Id="rId35" Type="http://schemas.openxmlformats.org/officeDocument/2006/relationships/image" Target="media/image29.png"/><Relationship Id="rId34" Type="http://schemas.openxmlformats.org/officeDocument/2006/relationships/image" Target="media/image18.png"/><Relationship Id="rId37" Type="http://schemas.openxmlformats.org/officeDocument/2006/relationships/image" Target="media/image33.png"/><Relationship Id="rId36" Type="http://schemas.openxmlformats.org/officeDocument/2006/relationships/hyperlink" Target="https://app.diagrams.net/?page-id=a2YNN41I2J4Gx2vtRvGo&amp;scale=auto#G1Po40v3L57y321k62B4-T4IdBvO63KfFN" TargetMode="External"/><Relationship Id="rId39" Type="http://schemas.openxmlformats.org/officeDocument/2006/relationships/image" Target="media/image37.png"/><Relationship Id="rId38" Type="http://schemas.openxmlformats.org/officeDocument/2006/relationships/hyperlink" Target="https://app.diagrams.net/?page-id=aE_dQklrNwHpYCPPT6lQ&amp;scale=auto#G1bN1vMDLtqVBKHdpgWYd0FqqNj_f-6Mt0" TargetMode="External"/><Relationship Id="rId20" Type="http://schemas.openxmlformats.org/officeDocument/2006/relationships/image" Target="media/image30.png"/><Relationship Id="rId22" Type="http://schemas.openxmlformats.org/officeDocument/2006/relationships/image" Target="media/image14.png"/><Relationship Id="rId21" Type="http://schemas.openxmlformats.org/officeDocument/2006/relationships/image" Target="media/image19.png"/><Relationship Id="rId24" Type="http://schemas.openxmlformats.org/officeDocument/2006/relationships/image" Target="media/image3.png"/><Relationship Id="rId23" Type="http://schemas.openxmlformats.org/officeDocument/2006/relationships/image" Target="media/image6.png"/><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35.png"/><Relationship Id="rId27" Type="http://schemas.openxmlformats.org/officeDocument/2006/relationships/hyperlink" Target="https://app.diagrams.net/?page-id=JpXTCvFZmwz3V7EVB828&amp;scale=auto#G1e5l0_OCLXisfuB98qSUxReyMX_fn40B5" TargetMode="External"/><Relationship Id="rId29" Type="http://schemas.openxmlformats.org/officeDocument/2006/relationships/hyperlink" Target="https://app.diagrams.net/?page-id=3EuqdE2Nsrsw9YRPW36l&amp;scale=auto#G1RbcvLhmWMsykcjEAlYDjA8eqpI8_-lL2" TargetMode="External"/><Relationship Id="rId51" Type="http://schemas.openxmlformats.org/officeDocument/2006/relationships/hyperlink" Target="https://github.com/Badhon1401/SPL-2" TargetMode="External"/><Relationship Id="rId50" Type="http://schemas.openxmlformats.org/officeDocument/2006/relationships/image" Target="media/image17.png"/><Relationship Id="rId53" Type="http://schemas.openxmlformats.org/officeDocument/2006/relationships/hyperlink" Target="https://www.mongodb.com/products/platform/atlas-database" TargetMode="External"/><Relationship Id="rId52" Type="http://schemas.openxmlformats.org/officeDocument/2006/relationships/hyperlink" Target="https://docs.spring.io/spring-boot/index.html" TargetMode="External"/><Relationship Id="rId11" Type="http://schemas.openxmlformats.org/officeDocument/2006/relationships/image" Target="media/image34.png"/><Relationship Id="rId55" Type="http://schemas.openxmlformats.org/officeDocument/2006/relationships/header" Target="header1.xml"/><Relationship Id="rId10" Type="http://schemas.openxmlformats.org/officeDocument/2006/relationships/hyperlink" Target="https://app.diagrams.net/?page-id=lnonrUPNMiSJG-7Qp96J&amp;scale=auto#G1OXqhkd54wwl-46aviZ00bA-DMpYdVPli" TargetMode="External"/><Relationship Id="rId54" Type="http://schemas.openxmlformats.org/officeDocument/2006/relationships/hyperlink" Target="https://mistral.ai/" TargetMode="External"/><Relationship Id="rId13" Type="http://schemas.openxmlformats.org/officeDocument/2006/relationships/image" Target="media/image21.png"/><Relationship Id="rId57" Type="http://schemas.openxmlformats.org/officeDocument/2006/relationships/footer" Target="footer1.xml"/><Relationship Id="rId12" Type="http://schemas.openxmlformats.org/officeDocument/2006/relationships/image" Target="media/image15.png"/><Relationship Id="rId56" Type="http://schemas.openxmlformats.org/officeDocument/2006/relationships/header" Target="header2.xml"/><Relationship Id="rId15" Type="http://schemas.openxmlformats.org/officeDocument/2006/relationships/image" Target="media/image2.png"/><Relationship Id="rId14" Type="http://schemas.openxmlformats.org/officeDocument/2006/relationships/image" Target="media/image20.png"/><Relationship Id="rId58" Type="http://schemas.openxmlformats.org/officeDocument/2006/relationships/footer" Target="footer2.xml"/><Relationship Id="rId17" Type="http://schemas.openxmlformats.org/officeDocument/2006/relationships/image" Target="media/image31.png"/><Relationship Id="rId16" Type="http://schemas.openxmlformats.org/officeDocument/2006/relationships/image" Target="media/image26.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